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DD17" w14:textId="7C7EFE70" w:rsidR="00804F33" w:rsidRDefault="00804F33" w:rsidP="00804F33">
      <w:pPr>
        <w:pStyle w:val="Heading2"/>
        <w:spacing w:before="0" w:line="240" w:lineRule="auto"/>
        <w:jc w:val="center"/>
      </w:pPr>
      <w:r>
        <w:t>Supplemental Material</w:t>
      </w:r>
    </w:p>
    <w:p w14:paraId="5A8FAFAF" w14:textId="325E2C93" w:rsidR="00804F33" w:rsidRDefault="00804F33" w:rsidP="00804F33">
      <w:pPr>
        <w:pStyle w:val="Heading2"/>
        <w:spacing w:before="0" w:line="240" w:lineRule="auto"/>
        <w:jc w:val="center"/>
      </w:pPr>
      <w:r w:rsidRPr="00804F33">
        <w:t>Detailed Model Parameters</w:t>
      </w:r>
    </w:p>
    <w:p w14:paraId="7F0B27DE" w14:textId="77777777" w:rsidR="00CE4027" w:rsidRDefault="00CE4027" w:rsidP="00CE4027">
      <w:pPr>
        <w:rPr>
          <w:b/>
          <w:bCs/>
        </w:rPr>
      </w:pPr>
    </w:p>
    <w:p w14:paraId="55BB9297" w14:textId="6189D05B" w:rsidR="00CE4027" w:rsidRPr="00CE4027" w:rsidRDefault="00CE4027" w:rsidP="00CE4027">
      <w:pPr>
        <w:rPr>
          <w:b/>
          <w:bCs/>
        </w:rPr>
      </w:pPr>
      <w:r w:rsidRPr="00CE4027">
        <w:rPr>
          <w:b/>
          <w:bCs/>
        </w:rPr>
        <w:t>AnyLogic Blocks</w:t>
      </w:r>
    </w:p>
    <w:p w14:paraId="7E75692E" w14:textId="77777777" w:rsidR="000A03CA" w:rsidRDefault="000A03CA" w:rsidP="000A03CA"/>
    <w:tbl>
      <w:tblPr>
        <w:tblStyle w:val="TableGrid"/>
        <w:tblW w:w="1818" w:type="pct"/>
        <w:jc w:val="center"/>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702"/>
        <w:gridCol w:w="1701"/>
      </w:tblGrid>
      <w:tr w:rsidR="000A03CA" w:rsidRPr="003457EF" w14:paraId="6C92FE3C" w14:textId="77777777" w:rsidTr="00CE4027">
        <w:trPr>
          <w:trHeight w:val="66"/>
          <w:jc w:val="center"/>
        </w:trPr>
        <w:tc>
          <w:tcPr>
            <w:tcW w:w="2501" w:type="pct"/>
            <w:tcBorders>
              <w:top w:val="single" w:sz="18" w:space="0" w:color="auto"/>
              <w:bottom w:val="single" w:sz="4" w:space="0" w:color="auto"/>
              <w:right w:val="nil"/>
            </w:tcBorders>
            <w:vAlign w:val="center"/>
          </w:tcPr>
          <w:p w14:paraId="7A4CAF69" w14:textId="77777777" w:rsidR="000A03CA" w:rsidRPr="003457EF" w:rsidRDefault="000A03CA" w:rsidP="00353C46">
            <w:pPr>
              <w:rPr>
                <w:rFonts w:asciiTheme="majorBidi" w:hAnsiTheme="majorBidi" w:cstheme="majorBidi"/>
                <w:b/>
                <w:bCs/>
                <w:sz w:val="18"/>
                <w:szCs w:val="18"/>
              </w:rPr>
            </w:pPr>
            <w:r w:rsidRPr="003457EF">
              <w:rPr>
                <w:rFonts w:asciiTheme="majorBidi" w:hAnsiTheme="majorBidi" w:cstheme="majorBidi"/>
                <w:b/>
                <w:bCs/>
                <w:sz w:val="18"/>
                <w:szCs w:val="18"/>
              </w:rPr>
              <w:t>Block Picture</w:t>
            </w:r>
          </w:p>
        </w:tc>
        <w:tc>
          <w:tcPr>
            <w:tcW w:w="2499" w:type="pct"/>
            <w:tcBorders>
              <w:top w:val="single" w:sz="18" w:space="0" w:color="auto"/>
              <w:left w:val="nil"/>
              <w:bottom w:val="single" w:sz="4" w:space="0" w:color="auto"/>
              <w:right w:val="nil"/>
            </w:tcBorders>
            <w:vAlign w:val="center"/>
          </w:tcPr>
          <w:p w14:paraId="6AF24D79" w14:textId="77777777" w:rsidR="000A03CA" w:rsidRPr="003457EF" w:rsidRDefault="000A03CA" w:rsidP="00353C46">
            <w:pPr>
              <w:rPr>
                <w:rFonts w:asciiTheme="majorBidi" w:hAnsiTheme="majorBidi" w:cstheme="majorBidi"/>
                <w:b/>
                <w:bCs/>
                <w:sz w:val="18"/>
                <w:szCs w:val="18"/>
              </w:rPr>
            </w:pPr>
            <w:r w:rsidRPr="003457EF">
              <w:rPr>
                <w:rFonts w:asciiTheme="majorBidi" w:hAnsiTheme="majorBidi" w:cstheme="majorBidi"/>
                <w:b/>
                <w:bCs/>
                <w:sz w:val="18"/>
                <w:szCs w:val="18"/>
              </w:rPr>
              <w:t>Block Name</w:t>
            </w:r>
          </w:p>
        </w:tc>
      </w:tr>
      <w:tr w:rsidR="000A03CA" w:rsidRPr="003457EF" w14:paraId="264826E5" w14:textId="77777777" w:rsidTr="00CE4027">
        <w:trPr>
          <w:trHeight w:val="84"/>
          <w:jc w:val="center"/>
        </w:trPr>
        <w:tc>
          <w:tcPr>
            <w:tcW w:w="2501" w:type="pct"/>
            <w:tcBorders>
              <w:top w:val="single" w:sz="4" w:space="0" w:color="auto"/>
              <w:bottom w:val="single" w:sz="4" w:space="0" w:color="auto"/>
              <w:right w:val="nil"/>
            </w:tcBorders>
            <w:vAlign w:val="center"/>
          </w:tcPr>
          <w:p w14:paraId="5E30378F" w14:textId="77777777" w:rsidR="000A03CA" w:rsidRPr="003457EF" w:rsidRDefault="000A03CA" w:rsidP="00353C46">
            <w:pPr>
              <w:jc w:val="center"/>
              <w:rPr>
                <w:rFonts w:asciiTheme="majorBidi" w:hAnsiTheme="majorBidi" w:cstheme="majorBidi"/>
                <w:sz w:val="18"/>
                <w:szCs w:val="18"/>
              </w:rPr>
            </w:pPr>
            <w:r w:rsidRPr="003457EF">
              <w:rPr>
                <w:rFonts w:asciiTheme="majorBidi" w:hAnsiTheme="majorBidi" w:cstheme="majorBidi"/>
                <w:noProof/>
                <w:sz w:val="18"/>
                <w:szCs w:val="18"/>
              </w:rPr>
              <w:drawing>
                <wp:inline distT="0" distB="0" distL="0" distR="0" wp14:anchorId="78CB1C5E" wp14:editId="230C3F5C">
                  <wp:extent cx="609881" cy="304941"/>
                  <wp:effectExtent l="0" t="0" r="0" b="0"/>
                  <wp:docPr id="757670966" name="Picture 6" descr="AnyLogic: The Delay bloc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AnyLogic: The Delay block"/>
                          <pic:cNvPicPr>
                            <a:picLocks noChangeAspect="1" noChangeArrowheads="1"/>
                          </pic:cNvPicPr>
                        </pic:nvPicPr>
                        <pic:blipFill rotWithShape="1">
                          <a:blip r:embed="rId5">
                            <a:extLst>
                              <a:ext uri="{28A0092B-C50C-407E-A947-70E740481C1C}">
                                <a14:useLocalDpi xmlns:a14="http://schemas.microsoft.com/office/drawing/2010/main" val="0"/>
                              </a:ext>
                            </a:extLst>
                          </a:blip>
                          <a:srcRect l="11781" t="20735" r="10628" b="15073"/>
                          <a:stretch/>
                        </pic:blipFill>
                        <pic:spPr bwMode="auto">
                          <a:xfrm>
                            <a:off x="0" y="0"/>
                            <a:ext cx="614109" cy="3070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9" w:type="pct"/>
            <w:tcBorders>
              <w:top w:val="single" w:sz="4" w:space="0" w:color="auto"/>
              <w:left w:val="nil"/>
              <w:bottom w:val="single" w:sz="4" w:space="0" w:color="auto"/>
              <w:right w:val="nil"/>
            </w:tcBorders>
            <w:vAlign w:val="center"/>
          </w:tcPr>
          <w:p w14:paraId="7AD05B36" w14:textId="77777777" w:rsidR="000A03CA" w:rsidRPr="003457EF" w:rsidRDefault="000A03CA" w:rsidP="00353C46">
            <w:pPr>
              <w:rPr>
                <w:rFonts w:asciiTheme="majorBidi" w:eastAsia="Calibri" w:hAnsiTheme="majorBidi" w:cstheme="majorBidi"/>
                <w:sz w:val="18"/>
                <w:szCs w:val="18"/>
                <w:lang w:val="en-CA" w:eastAsia="es-ES"/>
              </w:rPr>
            </w:pPr>
            <w:r w:rsidRPr="003457EF">
              <w:rPr>
                <w:rFonts w:asciiTheme="majorBidi" w:eastAsia="Calibri" w:hAnsiTheme="majorBidi" w:cstheme="majorBidi"/>
                <w:sz w:val="18"/>
                <w:szCs w:val="18"/>
                <w:lang w:val="en-CA" w:eastAsia="es-ES"/>
              </w:rPr>
              <w:t xml:space="preserve">Delay </w:t>
            </w:r>
          </w:p>
        </w:tc>
      </w:tr>
      <w:tr w:rsidR="000A03CA" w:rsidRPr="003457EF" w14:paraId="4E4C5DE7" w14:textId="77777777" w:rsidTr="00CE4027">
        <w:trPr>
          <w:trHeight w:val="621"/>
          <w:jc w:val="center"/>
        </w:trPr>
        <w:tc>
          <w:tcPr>
            <w:tcW w:w="2501" w:type="pct"/>
            <w:tcBorders>
              <w:top w:val="single" w:sz="4" w:space="0" w:color="auto"/>
              <w:bottom w:val="single" w:sz="4" w:space="0" w:color="auto"/>
              <w:right w:val="nil"/>
            </w:tcBorders>
            <w:vAlign w:val="center"/>
          </w:tcPr>
          <w:p w14:paraId="3908F7D5" w14:textId="77777777" w:rsidR="000A03CA" w:rsidRPr="003457EF" w:rsidRDefault="000A03CA" w:rsidP="00353C46">
            <w:pPr>
              <w:jc w:val="center"/>
              <w:rPr>
                <w:rFonts w:asciiTheme="majorBidi" w:hAnsiTheme="majorBidi" w:cstheme="majorBidi"/>
                <w:color w:val="0F1115"/>
                <w:sz w:val="18"/>
                <w:szCs w:val="18"/>
              </w:rPr>
            </w:pPr>
            <w:r w:rsidRPr="003457EF">
              <w:rPr>
                <w:rFonts w:asciiTheme="majorBidi" w:hAnsiTheme="majorBidi" w:cstheme="majorBidi"/>
                <w:noProof/>
                <w:sz w:val="18"/>
                <w:szCs w:val="18"/>
              </w:rPr>
              <w:drawing>
                <wp:inline distT="0" distB="0" distL="0" distR="0" wp14:anchorId="27E7648C" wp14:editId="73090435">
                  <wp:extent cx="504000" cy="343851"/>
                  <wp:effectExtent l="0" t="0" r="4445" b="0"/>
                  <wp:docPr id="313016324" name="Picture 16" descr="AnyLogic: The Source bloc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AnyLogic: The Source block"/>
                          <pic:cNvPicPr>
                            <a:picLocks noChangeAspect="1" noChangeArrowheads="1"/>
                          </pic:cNvPicPr>
                        </pic:nvPicPr>
                        <pic:blipFill rotWithShape="1">
                          <a:blip r:embed="rId6">
                            <a:extLst>
                              <a:ext uri="{28A0092B-C50C-407E-A947-70E740481C1C}">
                                <a14:useLocalDpi xmlns:a14="http://schemas.microsoft.com/office/drawing/2010/main" val="0"/>
                              </a:ext>
                            </a:extLst>
                          </a:blip>
                          <a:srcRect l="13870" t="16509" r="18931" b="12519"/>
                          <a:stretch/>
                        </pic:blipFill>
                        <pic:spPr bwMode="auto">
                          <a:xfrm>
                            <a:off x="0" y="0"/>
                            <a:ext cx="504000" cy="34385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9" w:type="pct"/>
            <w:tcBorders>
              <w:top w:val="single" w:sz="4" w:space="0" w:color="auto"/>
              <w:left w:val="nil"/>
              <w:bottom w:val="single" w:sz="4" w:space="0" w:color="auto"/>
              <w:right w:val="nil"/>
            </w:tcBorders>
            <w:vAlign w:val="center"/>
          </w:tcPr>
          <w:p w14:paraId="28187BA6" w14:textId="77777777" w:rsidR="000A03CA" w:rsidRPr="003457EF" w:rsidRDefault="000A03CA" w:rsidP="00353C46">
            <w:pPr>
              <w:rPr>
                <w:rFonts w:asciiTheme="majorBidi" w:eastAsia="Calibri" w:hAnsiTheme="majorBidi" w:cstheme="majorBidi"/>
                <w:sz w:val="18"/>
                <w:szCs w:val="18"/>
                <w:lang w:val="en-CA" w:eastAsia="es-ES"/>
              </w:rPr>
            </w:pPr>
            <w:r w:rsidRPr="003457EF">
              <w:rPr>
                <w:rFonts w:asciiTheme="majorBidi" w:eastAsia="Calibri" w:hAnsiTheme="majorBidi" w:cstheme="majorBidi"/>
                <w:sz w:val="18"/>
                <w:szCs w:val="18"/>
                <w:lang w:val="en-CA" w:eastAsia="es-ES"/>
              </w:rPr>
              <w:t xml:space="preserve">Source </w:t>
            </w:r>
          </w:p>
        </w:tc>
      </w:tr>
      <w:tr w:rsidR="000A03CA" w:rsidRPr="003457EF" w14:paraId="069832E9" w14:textId="77777777" w:rsidTr="00CE4027">
        <w:trPr>
          <w:trHeight w:val="621"/>
          <w:jc w:val="center"/>
        </w:trPr>
        <w:tc>
          <w:tcPr>
            <w:tcW w:w="2501" w:type="pct"/>
            <w:tcBorders>
              <w:top w:val="single" w:sz="4" w:space="0" w:color="auto"/>
              <w:bottom w:val="single" w:sz="4" w:space="0" w:color="auto"/>
              <w:right w:val="nil"/>
            </w:tcBorders>
            <w:vAlign w:val="center"/>
          </w:tcPr>
          <w:p w14:paraId="62BB5583" w14:textId="77777777" w:rsidR="000A03CA" w:rsidRPr="003457EF" w:rsidRDefault="000A03CA" w:rsidP="00353C46">
            <w:pPr>
              <w:jc w:val="center"/>
              <w:rPr>
                <w:rFonts w:asciiTheme="majorBidi" w:hAnsiTheme="majorBidi" w:cstheme="majorBidi"/>
                <w:color w:val="0F1115"/>
                <w:sz w:val="18"/>
                <w:szCs w:val="18"/>
              </w:rPr>
            </w:pPr>
            <w:r w:rsidRPr="003457EF">
              <w:rPr>
                <w:rFonts w:asciiTheme="majorBidi" w:hAnsiTheme="majorBidi" w:cstheme="majorBidi"/>
                <w:noProof/>
                <w:sz w:val="18"/>
                <w:szCs w:val="18"/>
              </w:rPr>
              <w:drawing>
                <wp:inline distT="0" distB="0" distL="0" distR="0" wp14:anchorId="3BF34BAE" wp14:editId="7FAB37BC">
                  <wp:extent cx="503555" cy="330092"/>
                  <wp:effectExtent l="0" t="0" r="4445" b="635"/>
                  <wp:docPr id="920558964" name="Picture 15" descr="AnyLogic: The Sink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nyLogic: The Sink block"/>
                          <pic:cNvPicPr>
                            <a:picLocks noChangeAspect="1" noChangeArrowheads="1"/>
                          </pic:cNvPicPr>
                        </pic:nvPicPr>
                        <pic:blipFill rotWithShape="1">
                          <a:blip r:embed="rId7">
                            <a:extLst>
                              <a:ext uri="{28A0092B-C50C-407E-A947-70E740481C1C}">
                                <a14:useLocalDpi xmlns:a14="http://schemas.microsoft.com/office/drawing/2010/main" val="0"/>
                              </a:ext>
                            </a:extLst>
                          </a:blip>
                          <a:srcRect l="15575" t="18168" r="19992" b="19120"/>
                          <a:stretch/>
                        </pic:blipFill>
                        <pic:spPr bwMode="auto">
                          <a:xfrm>
                            <a:off x="0" y="0"/>
                            <a:ext cx="512189" cy="3357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9" w:type="pct"/>
            <w:tcBorders>
              <w:top w:val="single" w:sz="4" w:space="0" w:color="auto"/>
              <w:left w:val="nil"/>
              <w:bottom w:val="single" w:sz="4" w:space="0" w:color="auto"/>
              <w:right w:val="nil"/>
            </w:tcBorders>
            <w:vAlign w:val="center"/>
          </w:tcPr>
          <w:p w14:paraId="47CC6053" w14:textId="77777777" w:rsidR="000A03CA" w:rsidRPr="003457EF" w:rsidRDefault="000A03CA" w:rsidP="00353C46">
            <w:pPr>
              <w:rPr>
                <w:rFonts w:asciiTheme="majorBidi" w:eastAsia="Calibri" w:hAnsiTheme="majorBidi" w:cstheme="majorBidi"/>
                <w:sz w:val="18"/>
                <w:szCs w:val="18"/>
                <w:lang w:val="en-CA" w:eastAsia="es-ES"/>
              </w:rPr>
            </w:pPr>
            <w:r w:rsidRPr="003457EF">
              <w:rPr>
                <w:rFonts w:asciiTheme="majorBidi" w:eastAsia="Calibri" w:hAnsiTheme="majorBidi" w:cstheme="majorBidi"/>
                <w:sz w:val="18"/>
                <w:szCs w:val="18"/>
                <w:lang w:val="en-CA" w:eastAsia="es-ES"/>
              </w:rPr>
              <w:t>Sink</w:t>
            </w:r>
          </w:p>
        </w:tc>
      </w:tr>
      <w:tr w:rsidR="000A03CA" w:rsidRPr="003457EF" w14:paraId="64C7C5B0" w14:textId="77777777" w:rsidTr="00CE4027">
        <w:trPr>
          <w:trHeight w:val="621"/>
          <w:jc w:val="center"/>
        </w:trPr>
        <w:tc>
          <w:tcPr>
            <w:tcW w:w="2501" w:type="pct"/>
            <w:tcBorders>
              <w:top w:val="single" w:sz="4" w:space="0" w:color="auto"/>
              <w:bottom w:val="single" w:sz="4" w:space="0" w:color="auto"/>
              <w:right w:val="nil"/>
            </w:tcBorders>
            <w:vAlign w:val="center"/>
          </w:tcPr>
          <w:p w14:paraId="17E5D78F" w14:textId="77777777" w:rsidR="000A03CA" w:rsidRPr="003457EF" w:rsidRDefault="000A03CA" w:rsidP="00353C46">
            <w:pPr>
              <w:jc w:val="center"/>
              <w:rPr>
                <w:rFonts w:asciiTheme="majorBidi" w:hAnsiTheme="majorBidi" w:cstheme="majorBidi"/>
                <w:color w:val="0F1115"/>
                <w:sz w:val="18"/>
                <w:szCs w:val="18"/>
              </w:rPr>
            </w:pPr>
            <w:r w:rsidRPr="003457EF">
              <w:rPr>
                <w:rFonts w:asciiTheme="majorBidi" w:hAnsiTheme="majorBidi" w:cstheme="majorBidi"/>
                <w:noProof/>
              </w:rPr>
              <w:drawing>
                <wp:inline distT="0" distB="0" distL="0" distR="0" wp14:anchorId="66862C38" wp14:editId="445B4306">
                  <wp:extent cx="624057" cy="278681"/>
                  <wp:effectExtent l="0" t="0" r="0" b="1270"/>
                  <wp:docPr id="1660236096" name="Picture 14" descr="The Queu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e Queue block"/>
                          <pic:cNvPicPr>
                            <a:picLocks noChangeAspect="1" noChangeArrowheads="1"/>
                          </pic:cNvPicPr>
                        </pic:nvPicPr>
                        <pic:blipFill rotWithShape="1">
                          <a:blip r:embed="rId8">
                            <a:extLst>
                              <a:ext uri="{28A0092B-C50C-407E-A947-70E740481C1C}">
                                <a14:useLocalDpi xmlns:a14="http://schemas.microsoft.com/office/drawing/2010/main" val="0"/>
                              </a:ext>
                            </a:extLst>
                          </a:blip>
                          <a:srcRect l="27385" t="34147" r="21334" b="15852"/>
                          <a:stretch/>
                        </pic:blipFill>
                        <pic:spPr bwMode="auto">
                          <a:xfrm>
                            <a:off x="0" y="0"/>
                            <a:ext cx="649932" cy="2902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9" w:type="pct"/>
            <w:tcBorders>
              <w:top w:val="single" w:sz="4" w:space="0" w:color="auto"/>
              <w:left w:val="nil"/>
              <w:bottom w:val="single" w:sz="4" w:space="0" w:color="auto"/>
              <w:right w:val="nil"/>
            </w:tcBorders>
            <w:vAlign w:val="center"/>
          </w:tcPr>
          <w:p w14:paraId="678B444A" w14:textId="77777777" w:rsidR="000A03CA" w:rsidRPr="003457EF" w:rsidRDefault="000A03CA" w:rsidP="00353C46">
            <w:pPr>
              <w:rPr>
                <w:rFonts w:asciiTheme="majorBidi" w:eastAsia="Calibri" w:hAnsiTheme="majorBidi" w:cstheme="majorBidi"/>
                <w:sz w:val="18"/>
                <w:szCs w:val="18"/>
                <w:lang w:val="en-CA" w:eastAsia="es-ES"/>
              </w:rPr>
            </w:pPr>
            <w:r w:rsidRPr="003457EF">
              <w:rPr>
                <w:rFonts w:asciiTheme="majorBidi" w:eastAsia="Calibri" w:hAnsiTheme="majorBidi" w:cstheme="majorBidi"/>
                <w:sz w:val="18"/>
                <w:szCs w:val="18"/>
                <w:lang w:val="en-CA" w:eastAsia="es-ES"/>
              </w:rPr>
              <w:t>Queue</w:t>
            </w:r>
          </w:p>
        </w:tc>
      </w:tr>
      <w:tr w:rsidR="000A03CA" w:rsidRPr="003457EF" w14:paraId="6268D46E" w14:textId="77777777" w:rsidTr="00CE4027">
        <w:trPr>
          <w:trHeight w:val="621"/>
          <w:jc w:val="center"/>
        </w:trPr>
        <w:tc>
          <w:tcPr>
            <w:tcW w:w="2501" w:type="pct"/>
            <w:tcBorders>
              <w:top w:val="single" w:sz="4" w:space="0" w:color="auto"/>
              <w:bottom w:val="single" w:sz="4" w:space="0" w:color="auto"/>
              <w:right w:val="nil"/>
            </w:tcBorders>
            <w:vAlign w:val="center"/>
          </w:tcPr>
          <w:p w14:paraId="5EF7E5F9" w14:textId="77777777" w:rsidR="000A03CA" w:rsidRPr="003457EF" w:rsidRDefault="000A03CA" w:rsidP="00353C46">
            <w:pPr>
              <w:jc w:val="center"/>
              <w:rPr>
                <w:rFonts w:asciiTheme="majorBidi" w:hAnsiTheme="majorBidi" w:cstheme="majorBidi"/>
                <w:color w:val="0F1115"/>
                <w:sz w:val="18"/>
                <w:szCs w:val="18"/>
              </w:rPr>
            </w:pPr>
            <w:r w:rsidRPr="003457EF">
              <w:rPr>
                <w:rFonts w:asciiTheme="majorBidi" w:hAnsiTheme="majorBidi" w:cstheme="majorBidi"/>
                <w:noProof/>
                <w:sz w:val="18"/>
                <w:szCs w:val="18"/>
              </w:rPr>
              <w:drawing>
                <wp:inline distT="0" distB="0" distL="0" distR="0" wp14:anchorId="7C271F7B" wp14:editId="03EFBDE1">
                  <wp:extent cx="592849" cy="243840"/>
                  <wp:effectExtent l="0" t="0" r="4445" b="0"/>
                  <wp:docPr id="1833486021" name="Picture 13" descr="AnyLogic: The Hold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nyLogic: The Hold block"/>
                          <pic:cNvPicPr>
                            <a:picLocks noChangeAspect="1" noChangeArrowheads="1"/>
                          </pic:cNvPicPr>
                        </pic:nvPicPr>
                        <pic:blipFill rotWithShape="1">
                          <a:blip r:embed="rId9">
                            <a:extLst>
                              <a:ext uri="{28A0092B-C50C-407E-A947-70E740481C1C}">
                                <a14:useLocalDpi xmlns:a14="http://schemas.microsoft.com/office/drawing/2010/main" val="0"/>
                              </a:ext>
                            </a:extLst>
                          </a:blip>
                          <a:srcRect l="12408" t="26410" r="15809" b="23061"/>
                          <a:stretch/>
                        </pic:blipFill>
                        <pic:spPr bwMode="auto">
                          <a:xfrm>
                            <a:off x="0" y="0"/>
                            <a:ext cx="621402" cy="2555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9" w:type="pct"/>
            <w:tcBorders>
              <w:top w:val="single" w:sz="4" w:space="0" w:color="auto"/>
              <w:left w:val="nil"/>
              <w:bottom w:val="single" w:sz="4" w:space="0" w:color="auto"/>
              <w:right w:val="nil"/>
            </w:tcBorders>
            <w:vAlign w:val="center"/>
          </w:tcPr>
          <w:p w14:paraId="673E7704" w14:textId="77777777" w:rsidR="000A03CA" w:rsidRPr="003457EF" w:rsidRDefault="000A03CA" w:rsidP="00353C46">
            <w:pPr>
              <w:rPr>
                <w:rFonts w:asciiTheme="majorBidi" w:eastAsia="Calibri" w:hAnsiTheme="majorBidi" w:cstheme="majorBidi"/>
                <w:sz w:val="18"/>
                <w:szCs w:val="18"/>
                <w:lang w:val="en-CA" w:eastAsia="es-ES"/>
              </w:rPr>
            </w:pPr>
            <w:r w:rsidRPr="003457EF">
              <w:rPr>
                <w:rFonts w:asciiTheme="majorBidi" w:eastAsia="Calibri" w:hAnsiTheme="majorBidi" w:cstheme="majorBidi"/>
                <w:sz w:val="18"/>
                <w:szCs w:val="18"/>
                <w:lang w:val="en-CA" w:eastAsia="es-ES"/>
              </w:rPr>
              <w:t xml:space="preserve">Hold </w:t>
            </w:r>
          </w:p>
        </w:tc>
      </w:tr>
      <w:tr w:rsidR="000A03CA" w:rsidRPr="003457EF" w14:paraId="44EFB246" w14:textId="77777777" w:rsidTr="00CE4027">
        <w:trPr>
          <w:trHeight w:val="621"/>
          <w:jc w:val="center"/>
        </w:trPr>
        <w:tc>
          <w:tcPr>
            <w:tcW w:w="2501" w:type="pct"/>
            <w:tcBorders>
              <w:top w:val="single" w:sz="4" w:space="0" w:color="auto"/>
              <w:bottom w:val="single" w:sz="4" w:space="0" w:color="auto"/>
              <w:right w:val="nil"/>
            </w:tcBorders>
            <w:vAlign w:val="center"/>
          </w:tcPr>
          <w:p w14:paraId="6AAA6317" w14:textId="77777777" w:rsidR="000A03CA" w:rsidRPr="003457EF" w:rsidRDefault="000A03CA" w:rsidP="00353C46">
            <w:pPr>
              <w:jc w:val="center"/>
              <w:rPr>
                <w:rFonts w:asciiTheme="majorBidi" w:hAnsiTheme="majorBidi" w:cstheme="majorBidi"/>
                <w:noProof/>
                <w:sz w:val="18"/>
                <w:szCs w:val="18"/>
              </w:rPr>
            </w:pPr>
            <w:r w:rsidRPr="003457EF">
              <w:rPr>
                <w:rFonts w:asciiTheme="majorBidi" w:hAnsiTheme="majorBidi" w:cstheme="majorBidi"/>
                <w:noProof/>
                <w:sz w:val="18"/>
                <w:szCs w:val="18"/>
              </w:rPr>
              <w:drawing>
                <wp:inline distT="0" distB="0" distL="0" distR="0" wp14:anchorId="1F540E86" wp14:editId="76BDDD7A">
                  <wp:extent cx="461010" cy="301371"/>
                  <wp:effectExtent l="0" t="0" r="0" b="3810"/>
                  <wp:docPr id="627627526" name="Picture 12" descr="AnyLogic: The ResourcePool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nyLogic: The ResourcePool block"/>
                          <pic:cNvPicPr>
                            <a:picLocks noChangeAspect="1" noChangeArrowheads="1"/>
                          </pic:cNvPicPr>
                        </pic:nvPicPr>
                        <pic:blipFill rotWithShape="1">
                          <a:blip r:embed="rId10">
                            <a:extLst>
                              <a:ext uri="{28A0092B-C50C-407E-A947-70E740481C1C}">
                                <a14:useLocalDpi xmlns:a14="http://schemas.microsoft.com/office/drawing/2010/main" val="0"/>
                              </a:ext>
                            </a:extLst>
                          </a:blip>
                          <a:srcRect l="22194" t="24776" r="21859" b="25722"/>
                          <a:stretch/>
                        </pic:blipFill>
                        <pic:spPr bwMode="auto">
                          <a:xfrm>
                            <a:off x="0" y="0"/>
                            <a:ext cx="471654" cy="3083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9" w:type="pct"/>
            <w:tcBorders>
              <w:top w:val="single" w:sz="4" w:space="0" w:color="auto"/>
              <w:left w:val="nil"/>
              <w:bottom w:val="single" w:sz="4" w:space="0" w:color="auto"/>
              <w:right w:val="nil"/>
            </w:tcBorders>
            <w:vAlign w:val="center"/>
          </w:tcPr>
          <w:p w14:paraId="25A84F1C" w14:textId="77777777" w:rsidR="000A03CA" w:rsidRPr="003457EF" w:rsidRDefault="000A03CA" w:rsidP="00353C46">
            <w:pPr>
              <w:rPr>
                <w:rFonts w:asciiTheme="majorBidi" w:eastAsia="Calibri" w:hAnsiTheme="majorBidi" w:cstheme="majorBidi"/>
                <w:sz w:val="18"/>
                <w:szCs w:val="18"/>
                <w:lang w:val="en-CA" w:eastAsia="es-ES"/>
              </w:rPr>
            </w:pPr>
            <w:r w:rsidRPr="003457EF">
              <w:rPr>
                <w:rFonts w:asciiTheme="majorBidi" w:eastAsia="Calibri" w:hAnsiTheme="majorBidi" w:cstheme="majorBidi"/>
                <w:sz w:val="18"/>
                <w:szCs w:val="18"/>
                <w:lang w:val="en-CA" w:eastAsia="es-ES"/>
              </w:rPr>
              <w:t>ResourcePool</w:t>
            </w:r>
          </w:p>
        </w:tc>
      </w:tr>
      <w:tr w:rsidR="000A03CA" w:rsidRPr="003457EF" w14:paraId="5EE20C30" w14:textId="77777777" w:rsidTr="00CE4027">
        <w:trPr>
          <w:trHeight w:val="621"/>
          <w:jc w:val="center"/>
        </w:trPr>
        <w:tc>
          <w:tcPr>
            <w:tcW w:w="2501" w:type="pct"/>
            <w:tcBorders>
              <w:top w:val="single" w:sz="4" w:space="0" w:color="auto"/>
              <w:bottom w:val="single" w:sz="4" w:space="0" w:color="auto"/>
              <w:right w:val="nil"/>
            </w:tcBorders>
            <w:vAlign w:val="center"/>
          </w:tcPr>
          <w:p w14:paraId="3A96FDBF" w14:textId="77777777" w:rsidR="000A03CA" w:rsidRPr="003457EF" w:rsidRDefault="000A03CA" w:rsidP="00353C46">
            <w:pPr>
              <w:jc w:val="center"/>
              <w:rPr>
                <w:rFonts w:asciiTheme="majorBidi" w:hAnsiTheme="majorBidi" w:cstheme="majorBidi"/>
                <w:noProof/>
                <w:sz w:val="18"/>
                <w:szCs w:val="18"/>
              </w:rPr>
            </w:pPr>
            <w:r w:rsidRPr="003457EF">
              <w:rPr>
                <w:rFonts w:asciiTheme="majorBidi" w:hAnsiTheme="majorBidi" w:cstheme="majorBidi"/>
                <w:noProof/>
                <w:sz w:val="18"/>
                <w:szCs w:val="18"/>
              </w:rPr>
              <w:drawing>
                <wp:inline distT="0" distB="0" distL="0" distR="0" wp14:anchorId="6CE6975D" wp14:editId="1E4AD86B">
                  <wp:extent cx="695750" cy="311888"/>
                  <wp:effectExtent l="0" t="0" r="3175" b="5715"/>
                  <wp:docPr id="1673338389" name="Picture 10" descr="AnyLogic: The Releas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nyLogic: The Release block"/>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9808" b="14126"/>
                          <a:stretch/>
                        </pic:blipFill>
                        <pic:spPr bwMode="auto">
                          <a:xfrm>
                            <a:off x="0" y="0"/>
                            <a:ext cx="706063" cy="3165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9" w:type="pct"/>
            <w:tcBorders>
              <w:top w:val="single" w:sz="4" w:space="0" w:color="auto"/>
              <w:left w:val="nil"/>
              <w:bottom w:val="single" w:sz="4" w:space="0" w:color="auto"/>
              <w:right w:val="nil"/>
            </w:tcBorders>
            <w:vAlign w:val="center"/>
          </w:tcPr>
          <w:p w14:paraId="4D916BD1" w14:textId="77777777" w:rsidR="000A03CA" w:rsidRPr="003457EF" w:rsidRDefault="000A03CA" w:rsidP="00353C46">
            <w:pPr>
              <w:rPr>
                <w:rFonts w:asciiTheme="majorBidi" w:eastAsia="Calibri" w:hAnsiTheme="majorBidi" w:cstheme="majorBidi"/>
                <w:sz w:val="18"/>
                <w:szCs w:val="18"/>
                <w:lang w:val="en-CA" w:eastAsia="es-ES"/>
              </w:rPr>
            </w:pPr>
            <w:r w:rsidRPr="003457EF">
              <w:rPr>
                <w:rFonts w:asciiTheme="majorBidi" w:eastAsia="Calibri" w:hAnsiTheme="majorBidi" w:cstheme="majorBidi"/>
                <w:sz w:val="18"/>
                <w:szCs w:val="18"/>
                <w:lang w:val="en-CA" w:eastAsia="es-ES"/>
              </w:rPr>
              <w:t>Seize</w:t>
            </w:r>
          </w:p>
        </w:tc>
      </w:tr>
      <w:tr w:rsidR="000A03CA" w:rsidRPr="003457EF" w14:paraId="17368549" w14:textId="77777777" w:rsidTr="00CE4027">
        <w:trPr>
          <w:trHeight w:val="621"/>
          <w:jc w:val="center"/>
        </w:trPr>
        <w:tc>
          <w:tcPr>
            <w:tcW w:w="2501" w:type="pct"/>
            <w:tcBorders>
              <w:top w:val="single" w:sz="4" w:space="0" w:color="auto"/>
              <w:bottom w:val="single" w:sz="4" w:space="0" w:color="auto"/>
              <w:right w:val="nil"/>
            </w:tcBorders>
            <w:vAlign w:val="center"/>
          </w:tcPr>
          <w:p w14:paraId="20FA706C" w14:textId="77777777" w:rsidR="000A03CA" w:rsidRPr="003457EF" w:rsidRDefault="000A03CA" w:rsidP="00353C46">
            <w:pPr>
              <w:jc w:val="both"/>
              <w:rPr>
                <w:rFonts w:asciiTheme="majorBidi" w:hAnsiTheme="majorBidi" w:cstheme="majorBidi"/>
                <w:sz w:val="18"/>
                <w:szCs w:val="18"/>
              </w:rPr>
            </w:pPr>
            <w:r w:rsidRPr="003457EF">
              <w:rPr>
                <w:rFonts w:asciiTheme="majorBidi" w:hAnsiTheme="majorBidi" w:cstheme="majorBidi"/>
                <w:noProof/>
                <w:sz w:val="18"/>
                <w:szCs w:val="18"/>
              </w:rPr>
              <w:drawing>
                <wp:anchor distT="0" distB="0" distL="114300" distR="114300" simplePos="0" relativeHeight="251659264" behindDoc="0" locked="0" layoutInCell="1" allowOverlap="1" wp14:anchorId="5ABDE080" wp14:editId="415A7CCB">
                  <wp:simplePos x="0" y="0"/>
                  <wp:positionH relativeFrom="column">
                    <wp:posOffset>0</wp:posOffset>
                  </wp:positionH>
                  <wp:positionV relativeFrom="paragraph">
                    <wp:posOffset>0</wp:posOffset>
                  </wp:positionV>
                  <wp:extent cx="673395" cy="231243"/>
                  <wp:effectExtent l="0" t="0" r="0" b="0"/>
                  <wp:wrapNone/>
                  <wp:docPr id="1725618537" name="Picture 11" descr="AnyLogic: The Seiz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nyLogic: The Seize block"/>
                          <pic:cNvPicPr>
                            <a:picLocks noChangeAspect="1" noChangeArrowheads="1"/>
                          </pic:cNvPicPr>
                        </pic:nvPicPr>
                        <pic:blipFill>
                          <a:blip r:embed="rId12">
                            <a:extLst>
                              <a:ext uri="{28A0092B-C50C-407E-A947-70E740481C1C}">
                                <a14:useLocalDpi xmlns:a14="http://schemas.microsoft.com/office/drawing/2010/main" val="0"/>
                              </a:ext>
                            </a:extLst>
                          </a:blip>
                          <a:srcRect l="24586" t="33678" r="22948" b="31593"/>
                          <a:stretch>
                            <a:fillRect/>
                          </a:stretch>
                        </pic:blipFill>
                        <pic:spPr bwMode="auto">
                          <a:xfrm>
                            <a:off x="0" y="0"/>
                            <a:ext cx="673395" cy="231243"/>
                          </a:xfrm>
                          <a:prstGeom prst="rect">
                            <a:avLst/>
                          </a:prstGeom>
                          <a:noFill/>
                        </pic:spPr>
                      </pic:pic>
                    </a:graphicData>
                  </a:graphic>
                  <wp14:sizeRelH relativeFrom="page">
                    <wp14:pctWidth>0</wp14:pctWidth>
                  </wp14:sizeRelH>
                  <wp14:sizeRelV relativeFrom="page">
                    <wp14:pctHeight>0</wp14:pctHeight>
                  </wp14:sizeRelV>
                </wp:anchor>
              </w:drawing>
            </w:r>
          </w:p>
        </w:tc>
        <w:tc>
          <w:tcPr>
            <w:tcW w:w="2499" w:type="pct"/>
            <w:tcBorders>
              <w:top w:val="single" w:sz="4" w:space="0" w:color="auto"/>
              <w:left w:val="nil"/>
              <w:bottom w:val="single" w:sz="4" w:space="0" w:color="auto"/>
              <w:right w:val="nil"/>
            </w:tcBorders>
            <w:vAlign w:val="center"/>
          </w:tcPr>
          <w:p w14:paraId="42B790B0" w14:textId="77777777" w:rsidR="000A03CA" w:rsidRPr="003457EF" w:rsidRDefault="000A03CA" w:rsidP="00353C46">
            <w:pPr>
              <w:rPr>
                <w:rFonts w:asciiTheme="majorBidi" w:eastAsia="Calibri" w:hAnsiTheme="majorBidi" w:cstheme="majorBidi"/>
                <w:sz w:val="18"/>
                <w:szCs w:val="18"/>
                <w:lang w:val="en-CA" w:eastAsia="es-ES"/>
              </w:rPr>
            </w:pPr>
            <w:r w:rsidRPr="003457EF">
              <w:rPr>
                <w:rFonts w:asciiTheme="majorBidi" w:eastAsia="Calibri" w:hAnsiTheme="majorBidi" w:cstheme="majorBidi"/>
                <w:sz w:val="18"/>
                <w:szCs w:val="18"/>
                <w:lang w:val="en-CA" w:eastAsia="es-ES"/>
              </w:rPr>
              <w:t xml:space="preserve">Release </w:t>
            </w:r>
          </w:p>
        </w:tc>
      </w:tr>
      <w:tr w:rsidR="000A03CA" w:rsidRPr="003457EF" w14:paraId="03039853" w14:textId="77777777" w:rsidTr="00CE4027">
        <w:trPr>
          <w:trHeight w:val="621"/>
          <w:jc w:val="center"/>
        </w:trPr>
        <w:tc>
          <w:tcPr>
            <w:tcW w:w="2501" w:type="pct"/>
            <w:tcBorders>
              <w:top w:val="single" w:sz="4" w:space="0" w:color="auto"/>
              <w:bottom w:val="single" w:sz="4" w:space="0" w:color="auto"/>
              <w:right w:val="nil"/>
            </w:tcBorders>
            <w:vAlign w:val="center"/>
          </w:tcPr>
          <w:p w14:paraId="21A3F0BA" w14:textId="77777777" w:rsidR="000A03CA" w:rsidRPr="003457EF" w:rsidRDefault="000A03CA" w:rsidP="00353C46">
            <w:pPr>
              <w:jc w:val="center"/>
              <w:rPr>
                <w:rFonts w:asciiTheme="majorBidi" w:hAnsiTheme="majorBidi" w:cstheme="majorBidi"/>
                <w:noProof/>
                <w:sz w:val="18"/>
                <w:szCs w:val="18"/>
              </w:rPr>
            </w:pPr>
            <w:r w:rsidRPr="003457EF">
              <w:rPr>
                <w:rFonts w:asciiTheme="majorBidi" w:hAnsiTheme="majorBidi" w:cstheme="majorBidi"/>
                <w:noProof/>
                <w:sz w:val="18"/>
                <w:szCs w:val="18"/>
              </w:rPr>
              <w:drawing>
                <wp:inline distT="0" distB="0" distL="0" distR="0" wp14:anchorId="47725FF9" wp14:editId="09D8A056">
                  <wp:extent cx="283535" cy="283535"/>
                  <wp:effectExtent l="0" t="0" r="0" b="0"/>
                  <wp:docPr id="2088191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383" cy="287383"/>
                          </a:xfrm>
                          <a:prstGeom prst="rect">
                            <a:avLst/>
                          </a:prstGeom>
                          <a:noFill/>
                        </pic:spPr>
                      </pic:pic>
                    </a:graphicData>
                  </a:graphic>
                </wp:inline>
              </w:drawing>
            </w:r>
          </w:p>
        </w:tc>
        <w:tc>
          <w:tcPr>
            <w:tcW w:w="2499" w:type="pct"/>
            <w:tcBorders>
              <w:top w:val="single" w:sz="4" w:space="0" w:color="auto"/>
              <w:left w:val="nil"/>
              <w:bottom w:val="single" w:sz="4" w:space="0" w:color="auto"/>
              <w:right w:val="nil"/>
            </w:tcBorders>
            <w:vAlign w:val="center"/>
          </w:tcPr>
          <w:p w14:paraId="2956D3AF" w14:textId="77777777" w:rsidR="000A03CA" w:rsidRPr="003457EF" w:rsidRDefault="000A03CA" w:rsidP="00353C46">
            <w:pPr>
              <w:rPr>
                <w:rFonts w:asciiTheme="majorBidi" w:eastAsia="Calibri" w:hAnsiTheme="majorBidi" w:cstheme="majorBidi"/>
                <w:sz w:val="18"/>
                <w:szCs w:val="18"/>
                <w:lang w:val="en-CA" w:eastAsia="es-ES"/>
              </w:rPr>
            </w:pPr>
            <w:r w:rsidRPr="003457EF">
              <w:rPr>
                <w:rFonts w:asciiTheme="majorBidi" w:eastAsia="Calibri" w:hAnsiTheme="majorBidi" w:cstheme="majorBidi"/>
                <w:sz w:val="18"/>
                <w:szCs w:val="18"/>
                <w:lang w:val="en-CA" w:eastAsia="es-ES"/>
              </w:rPr>
              <w:t xml:space="preserve">Event </w:t>
            </w:r>
          </w:p>
        </w:tc>
      </w:tr>
      <w:tr w:rsidR="000A03CA" w:rsidRPr="003457EF" w14:paraId="0F9E3A6B" w14:textId="77777777" w:rsidTr="00CE4027">
        <w:trPr>
          <w:trHeight w:val="621"/>
          <w:jc w:val="center"/>
        </w:trPr>
        <w:tc>
          <w:tcPr>
            <w:tcW w:w="2501" w:type="pct"/>
            <w:tcBorders>
              <w:top w:val="single" w:sz="4" w:space="0" w:color="auto"/>
              <w:bottom w:val="single" w:sz="4" w:space="0" w:color="auto"/>
              <w:right w:val="nil"/>
            </w:tcBorders>
            <w:vAlign w:val="center"/>
          </w:tcPr>
          <w:p w14:paraId="3BF76106" w14:textId="77777777" w:rsidR="000A03CA" w:rsidRPr="003457EF" w:rsidRDefault="000A03CA" w:rsidP="00353C46">
            <w:pPr>
              <w:jc w:val="center"/>
              <w:rPr>
                <w:rFonts w:asciiTheme="majorBidi" w:hAnsiTheme="majorBidi" w:cstheme="majorBidi"/>
                <w:noProof/>
                <w:sz w:val="18"/>
                <w:szCs w:val="18"/>
              </w:rPr>
            </w:pPr>
            <w:r w:rsidRPr="003457EF">
              <w:rPr>
                <w:rFonts w:asciiTheme="majorBidi" w:hAnsiTheme="majorBidi" w:cstheme="majorBidi"/>
                <w:noProof/>
                <w:sz w:val="18"/>
                <w:szCs w:val="18"/>
              </w:rPr>
              <w:drawing>
                <wp:inline distT="0" distB="0" distL="0" distR="0" wp14:anchorId="568BC4A7" wp14:editId="4B042A76">
                  <wp:extent cx="318977" cy="318977"/>
                  <wp:effectExtent l="0" t="0" r="0" b="0"/>
                  <wp:docPr id="947884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680" cy="323680"/>
                          </a:xfrm>
                          <a:prstGeom prst="rect">
                            <a:avLst/>
                          </a:prstGeom>
                          <a:noFill/>
                        </pic:spPr>
                      </pic:pic>
                    </a:graphicData>
                  </a:graphic>
                </wp:inline>
              </w:drawing>
            </w:r>
          </w:p>
        </w:tc>
        <w:tc>
          <w:tcPr>
            <w:tcW w:w="2499" w:type="pct"/>
            <w:tcBorders>
              <w:top w:val="single" w:sz="4" w:space="0" w:color="auto"/>
              <w:left w:val="nil"/>
              <w:bottom w:val="single" w:sz="4" w:space="0" w:color="auto"/>
              <w:right w:val="nil"/>
            </w:tcBorders>
            <w:vAlign w:val="center"/>
          </w:tcPr>
          <w:p w14:paraId="1C51F7DA" w14:textId="77777777" w:rsidR="000A03CA" w:rsidRPr="003457EF" w:rsidRDefault="000A03CA" w:rsidP="00353C46">
            <w:pPr>
              <w:rPr>
                <w:rFonts w:asciiTheme="majorBidi" w:eastAsia="Calibri" w:hAnsiTheme="majorBidi" w:cstheme="majorBidi"/>
                <w:sz w:val="18"/>
                <w:szCs w:val="18"/>
                <w:lang w:val="en-CA" w:eastAsia="es-ES"/>
              </w:rPr>
            </w:pPr>
            <w:r w:rsidRPr="003457EF">
              <w:rPr>
                <w:rFonts w:asciiTheme="majorBidi" w:eastAsia="Calibri" w:hAnsiTheme="majorBidi" w:cstheme="majorBidi"/>
                <w:sz w:val="18"/>
                <w:szCs w:val="18"/>
                <w:lang w:val="en-CA" w:eastAsia="es-ES"/>
              </w:rPr>
              <w:t xml:space="preserve">Variable </w:t>
            </w:r>
          </w:p>
        </w:tc>
      </w:tr>
      <w:tr w:rsidR="000A03CA" w:rsidRPr="003457EF" w14:paraId="025B0493" w14:textId="77777777" w:rsidTr="00CE4027">
        <w:trPr>
          <w:trHeight w:val="621"/>
          <w:jc w:val="center"/>
        </w:trPr>
        <w:tc>
          <w:tcPr>
            <w:tcW w:w="2501" w:type="pct"/>
            <w:tcBorders>
              <w:top w:val="single" w:sz="4" w:space="0" w:color="auto"/>
              <w:bottom w:val="single" w:sz="4" w:space="0" w:color="auto"/>
              <w:right w:val="nil"/>
            </w:tcBorders>
            <w:vAlign w:val="center"/>
          </w:tcPr>
          <w:p w14:paraId="4433D4A4" w14:textId="77777777" w:rsidR="000A03CA" w:rsidRPr="003457EF" w:rsidRDefault="000A03CA" w:rsidP="00353C46">
            <w:pPr>
              <w:jc w:val="center"/>
              <w:rPr>
                <w:rFonts w:asciiTheme="majorBidi" w:hAnsiTheme="majorBidi" w:cstheme="majorBidi"/>
                <w:noProof/>
                <w:sz w:val="18"/>
                <w:szCs w:val="18"/>
              </w:rPr>
            </w:pPr>
            <w:r w:rsidRPr="003457EF">
              <w:rPr>
                <w:rFonts w:asciiTheme="majorBidi" w:hAnsiTheme="majorBidi" w:cstheme="majorBidi"/>
                <w:noProof/>
              </w:rPr>
              <w:drawing>
                <wp:inline distT="0" distB="0" distL="0" distR="0" wp14:anchorId="79DDCB01" wp14:editId="4CC1D2E8">
                  <wp:extent cx="751072" cy="306286"/>
                  <wp:effectExtent l="0" t="0" r="0" b="0"/>
                  <wp:docPr id="1466936396" name="Picture 7" descr="The SelectOutput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he SelectOutput block"/>
                          <pic:cNvPicPr>
                            <a:picLocks noChangeAspect="1" noChangeArrowheads="1"/>
                          </pic:cNvPicPr>
                        </pic:nvPicPr>
                        <pic:blipFill rotWithShape="1">
                          <a:blip r:embed="rId15">
                            <a:extLst>
                              <a:ext uri="{28A0092B-C50C-407E-A947-70E740481C1C}">
                                <a14:useLocalDpi xmlns:a14="http://schemas.microsoft.com/office/drawing/2010/main" val="0"/>
                              </a:ext>
                            </a:extLst>
                          </a:blip>
                          <a:srcRect t="18732" b="15739"/>
                          <a:stretch/>
                        </pic:blipFill>
                        <pic:spPr bwMode="auto">
                          <a:xfrm>
                            <a:off x="0" y="0"/>
                            <a:ext cx="785236" cy="32021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9" w:type="pct"/>
            <w:tcBorders>
              <w:top w:val="single" w:sz="4" w:space="0" w:color="auto"/>
              <w:left w:val="nil"/>
              <w:bottom w:val="single" w:sz="4" w:space="0" w:color="auto"/>
              <w:right w:val="nil"/>
            </w:tcBorders>
            <w:vAlign w:val="center"/>
          </w:tcPr>
          <w:p w14:paraId="13717325" w14:textId="77777777" w:rsidR="000A03CA" w:rsidRPr="003457EF" w:rsidRDefault="000A03CA" w:rsidP="00353C46">
            <w:pPr>
              <w:rPr>
                <w:rFonts w:asciiTheme="majorBidi" w:eastAsia="Calibri" w:hAnsiTheme="majorBidi" w:cstheme="majorBidi"/>
                <w:sz w:val="18"/>
                <w:szCs w:val="18"/>
                <w:lang w:val="en-CA" w:eastAsia="es-ES"/>
              </w:rPr>
            </w:pPr>
            <w:r w:rsidRPr="003457EF">
              <w:rPr>
                <w:rFonts w:asciiTheme="majorBidi" w:eastAsia="Calibri" w:hAnsiTheme="majorBidi" w:cstheme="majorBidi"/>
                <w:sz w:val="18"/>
                <w:szCs w:val="18"/>
                <w:lang w:val="en-CA" w:eastAsia="es-ES"/>
              </w:rPr>
              <w:t>Select Output</w:t>
            </w:r>
          </w:p>
        </w:tc>
      </w:tr>
    </w:tbl>
    <w:p w14:paraId="007A728E" w14:textId="77777777" w:rsidR="000A03CA" w:rsidRDefault="000A03CA" w:rsidP="000A03CA"/>
    <w:p w14:paraId="3DFDCB00" w14:textId="77777777" w:rsidR="00CE4027" w:rsidRPr="000A03CA" w:rsidRDefault="00CE4027" w:rsidP="000A03CA"/>
    <w:p w14:paraId="5553A49D" w14:textId="77777777" w:rsidR="00804F33" w:rsidRPr="00804F33" w:rsidRDefault="00804F33" w:rsidP="00804F33"/>
    <w:p w14:paraId="04DF054A" w14:textId="01B14AB3" w:rsidR="00804F33" w:rsidRPr="00804F33" w:rsidRDefault="00804F33" w:rsidP="00804F33">
      <w:pPr>
        <w:pStyle w:val="Heading3"/>
        <w:spacing w:before="0" w:line="240" w:lineRule="auto"/>
        <w:rPr>
          <w:i w:val="0"/>
          <w:iCs w:val="0"/>
        </w:rPr>
      </w:pPr>
      <w:r w:rsidRPr="00804F33">
        <w:rPr>
          <w:i w:val="0"/>
          <w:iCs w:val="0"/>
        </w:rPr>
        <w:t>Cost Model and Financial Accounting</w:t>
      </w:r>
    </w:p>
    <w:p w14:paraId="7ADA8AB9" w14:textId="77777777" w:rsidR="00804F33" w:rsidRPr="00804F33" w:rsidRDefault="00804F33" w:rsidP="00804F33">
      <w:pPr>
        <w:pStyle w:val="NormalWeb"/>
      </w:pPr>
      <w:r w:rsidRPr="00804F33">
        <w:t>The project cost is calculated using an activity-based costing approach. The total cost is a summation of equipment rental (inclusive of fuel, maintenance, and labor), toll fees, and operational duration.</w:t>
      </w:r>
    </w:p>
    <w:p w14:paraId="2D08C6CE" w14:textId="77777777" w:rsidR="00804F33" w:rsidRPr="00804F33" w:rsidRDefault="00804F33" w:rsidP="00804F33">
      <w:pPr>
        <w:pStyle w:val="NormalWeb"/>
        <w:numPr>
          <w:ilvl w:val="0"/>
          <w:numId w:val="1"/>
        </w:numPr>
      </w:pPr>
      <w:r w:rsidRPr="00804F33">
        <w:rPr>
          <w:b/>
          <w:bCs/>
        </w:rPr>
        <w:t>Unit Costs:</w:t>
      </w:r>
    </w:p>
    <w:p w14:paraId="44BFA062" w14:textId="77777777" w:rsidR="00804F33" w:rsidRPr="00804F33" w:rsidRDefault="00804F33" w:rsidP="00804F33">
      <w:pPr>
        <w:pStyle w:val="NormalWeb"/>
        <w:numPr>
          <w:ilvl w:val="1"/>
          <w:numId w:val="1"/>
        </w:numPr>
      </w:pPr>
      <w:r w:rsidRPr="00804F33">
        <w:rPr>
          <w:b/>
          <w:bCs/>
        </w:rPr>
        <w:t>Truck:</w:t>
      </w:r>
      <w:r w:rsidRPr="00804F33">
        <w:t xml:space="preserve"> 150 EGP/hour (Inclusive of fuel, maintenance, and driver).</w:t>
      </w:r>
    </w:p>
    <w:p w14:paraId="06789763" w14:textId="77777777" w:rsidR="00804F33" w:rsidRPr="00804F33" w:rsidRDefault="00804F33" w:rsidP="00804F33">
      <w:pPr>
        <w:pStyle w:val="NormalWeb"/>
        <w:numPr>
          <w:ilvl w:val="1"/>
          <w:numId w:val="1"/>
        </w:numPr>
      </w:pPr>
      <w:r w:rsidRPr="00804F33">
        <w:rPr>
          <w:b/>
          <w:bCs/>
        </w:rPr>
        <w:t>Loader:</w:t>
      </w:r>
      <w:r w:rsidRPr="00804F33">
        <w:t xml:space="preserve"> 350 EGP/hour (Inclusive of fuel, maintenance, and driver).</w:t>
      </w:r>
    </w:p>
    <w:p w14:paraId="5B5464E4" w14:textId="77777777" w:rsidR="00804F33" w:rsidRDefault="00804F33" w:rsidP="00804F33">
      <w:pPr>
        <w:pStyle w:val="NormalWeb"/>
        <w:numPr>
          <w:ilvl w:val="0"/>
          <w:numId w:val="1"/>
        </w:numPr>
      </w:pPr>
      <w:r w:rsidRPr="00804F33">
        <w:rPr>
          <w:b/>
          <w:bCs/>
        </w:rPr>
        <w:t>Toll Fees:</w:t>
      </w:r>
      <w:r w:rsidRPr="00804F33">
        <w:t xml:space="preserve"> A fixed entry cost of 50 EGP is applied per entry.</w:t>
      </w:r>
    </w:p>
    <w:p w14:paraId="693EEB67" w14:textId="77777777" w:rsidR="00FB622D" w:rsidRDefault="00FB622D" w:rsidP="00FB622D">
      <w:pPr>
        <w:pStyle w:val="NormalWeb"/>
        <w:rPr>
          <w:b/>
          <w:bCs/>
        </w:rPr>
      </w:pPr>
    </w:p>
    <w:p w14:paraId="23E8F922" w14:textId="77777777" w:rsidR="0051677D" w:rsidRDefault="0051677D" w:rsidP="003F6587">
      <w:pPr>
        <w:pStyle w:val="p1"/>
        <w:rPr>
          <w:ins w:id="0" w:author="Tayhegazy" w:date="2026-02-23T12:40:00Z" w16du:dateUtc="2026-02-23T10:40:00Z"/>
        </w:rPr>
      </w:pPr>
      <w:ins w:id="1" w:author="Tayhegazy" w:date="2026-02-23T12:40:00Z" w16du:dateUtc="2026-02-23T10:40:00Z">
        <w:r>
          <w:rPr>
            <w:rStyle w:val="s1"/>
          </w:rPr>
          <w:t xml:space="preserve">All amounts originally presented in Egyptian Pounds (EGP) have been converted to United States Dollars (USD) for consistency in the manuscript. For conversion, a representative market exchange rate of </w:t>
        </w:r>
        <w:r>
          <w:rPr>
            <w:rStyle w:val="s2"/>
          </w:rPr>
          <w:t>1 USD ≈ 47 EGP</w:t>
        </w:r>
        <w:r>
          <w:rPr>
            <w:rStyle w:val="s1"/>
          </w:rPr>
          <w:t xml:space="preserve"> has been used, based on prevailing interbank and bank market rates on the date of this submission (Aug 2025)</w:t>
        </w:r>
      </w:ins>
    </w:p>
    <w:p w14:paraId="1423E61D" w14:textId="77777777" w:rsidR="00FB622D" w:rsidRPr="00804F33" w:rsidRDefault="00FB622D" w:rsidP="00FB622D">
      <w:pPr>
        <w:pStyle w:val="NormalWeb"/>
      </w:pPr>
    </w:p>
    <w:p w14:paraId="0BC1601F" w14:textId="77777777" w:rsidR="00804F33" w:rsidRPr="00804F33" w:rsidRDefault="00804F33" w:rsidP="00804F33">
      <w:pPr>
        <w:pStyle w:val="Heading3"/>
        <w:spacing w:before="0" w:line="240" w:lineRule="auto"/>
        <w:rPr>
          <w:i w:val="0"/>
          <w:iCs w:val="0"/>
        </w:rPr>
      </w:pPr>
    </w:p>
    <w:p w14:paraId="143451F2" w14:textId="636755C1" w:rsidR="00804F33" w:rsidRPr="00804F33" w:rsidRDefault="00804F33" w:rsidP="00804F33">
      <w:pPr>
        <w:pStyle w:val="Heading3"/>
        <w:spacing w:before="0" w:line="240" w:lineRule="auto"/>
        <w:rPr>
          <w:i w:val="0"/>
          <w:iCs w:val="0"/>
        </w:rPr>
      </w:pPr>
      <w:r w:rsidRPr="00804F33">
        <w:rPr>
          <w:i w:val="0"/>
          <w:iCs w:val="0"/>
        </w:rPr>
        <w:t>Emission Modeling and Fuel Consumption</w:t>
      </w:r>
    </w:p>
    <w:p w14:paraId="36385B06" w14:textId="77777777" w:rsidR="00804F33" w:rsidRPr="00804F33" w:rsidRDefault="00804F33" w:rsidP="00804F33">
      <w:pPr>
        <w:pStyle w:val="NormalWeb"/>
      </w:pPr>
      <w:r w:rsidRPr="00804F33">
        <w:t>Emissions are derived from the Specific Fuel Consumption (SFC) and Horsepower (HP) of the fleet. The model distinguishes between "Working" (</w:t>
      </w:r>
      <w:r w:rsidRPr="00946D0D">
        <w:t>Moving</w:t>
      </w:r>
      <w:r w:rsidRPr="00804F33">
        <w:t>) and "Idle" states.</w:t>
      </w:r>
    </w:p>
    <w:p w14:paraId="2B08D22B" w14:textId="77777777" w:rsidR="00804F33" w:rsidRPr="00804F33" w:rsidRDefault="00804F33" w:rsidP="00804F33">
      <w:pPr>
        <w:pStyle w:val="NormalWeb"/>
        <w:numPr>
          <w:ilvl w:val="0"/>
          <w:numId w:val="2"/>
        </w:numPr>
      </w:pPr>
      <w:r w:rsidRPr="00804F33">
        <w:rPr>
          <w:b/>
          <w:bCs/>
        </w:rPr>
        <w:t>Emission Factor:</w:t>
      </w:r>
      <w:r w:rsidRPr="00804F33">
        <w:t xml:space="preserve"> 2.7 kg per liter of diesel fuel.</w:t>
      </w:r>
    </w:p>
    <w:p w14:paraId="0C737F0F" w14:textId="77777777" w:rsidR="00804F33" w:rsidRPr="00804F33" w:rsidRDefault="00804F33" w:rsidP="00804F33">
      <w:pPr>
        <w:pStyle w:val="NormalWeb"/>
        <w:numPr>
          <w:ilvl w:val="0"/>
          <w:numId w:val="2"/>
        </w:numPr>
      </w:pPr>
      <w:r w:rsidRPr="00804F33">
        <w:rPr>
          <w:b/>
          <w:bCs/>
        </w:rPr>
        <w:t>Operational Parameters:</w:t>
      </w:r>
    </w:p>
    <w:p w14:paraId="45DE2835" w14:textId="77777777" w:rsidR="00804F33" w:rsidRPr="00804F33" w:rsidRDefault="00804F33" w:rsidP="00804F33">
      <w:pPr>
        <w:pStyle w:val="NormalWeb"/>
        <w:numPr>
          <w:ilvl w:val="1"/>
          <w:numId w:val="2"/>
        </w:numPr>
      </w:pPr>
      <w:r w:rsidRPr="00804F33">
        <w:rPr>
          <w:b/>
          <w:bCs/>
        </w:rPr>
        <w:t>Truck:</w:t>
      </w:r>
      <w:r w:rsidRPr="00804F33">
        <w:t xml:space="preserve"> 300 HP | Moving LHM: 0.002 | Idle LHM: 0.0008325</w:t>
      </w:r>
    </w:p>
    <w:p w14:paraId="75ECB577" w14:textId="701D1B67" w:rsidR="00A21501" w:rsidRDefault="00804F33" w:rsidP="00A21501">
      <w:pPr>
        <w:pStyle w:val="NormalWeb"/>
        <w:numPr>
          <w:ilvl w:val="1"/>
          <w:numId w:val="2"/>
        </w:numPr>
        <w:rPr>
          <w:ins w:id="2" w:author="Tayhegazy" w:date="2026-02-23T13:11:00Z" w16du:dateUtc="2026-02-23T11:11:00Z"/>
        </w:rPr>
      </w:pPr>
      <w:r w:rsidRPr="00804F33">
        <w:rPr>
          <w:b/>
          <w:bCs/>
        </w:rPr>
        <w:t>Loader:</w:t>
      </w:r>
      <w:r w:rsidRPr="00804F33">
        <w:t xml:space="preserve"> 150 HP | Moving LHM: 0.002 | Idle LHM: 0.0008325 (LHM = Liters per Horsepower per Minute)</w:t>
      </w:r>
    </w:p>
    <w:p w14:paraId="5BA13DEC" w14:textId="77777777" w:rsidR="00A21501" w:rsidRDefault="00A21501" w:rsidP="00A21501">
      <w:pPr>
        <w:pStyle w:val="NormalWeb"/>
        <w:numPr>
          <w:ilvl w:val="1"/>
          <w:numId w:val="2"/>
        </w:numPr>
        <w:rPr>
          <w:ins w:id="3" w:author="Tayhegazy" w:date="2026-02-23T13:11:00Z" w16du:dateUtc="2026-02-23T11:11:00Z"/>
        </w:rPr>
      </w:pPr>
    </w:p>
    <w:p w14:paraId="7966CC75" w14:textId="68A5B32C" w:rsidR="00A21501" w:rsidRDefault="00A21501" w:rsidP="00A21501">
      <w:pPr>
        <w:pStyle w:val="p1"/>
        <w:rPr>
          <w:ins w:id="4" w:author="Tayhegazy" w:date="2026-02-23T13:11:00Z" w16du:dateUtc="2026-02-23T11:11:00Z"/>
        </w:rPr>
      </w:pPr>
      <w:ins w:id="5" w:author="Tayhegazy" w:date="2026-02-23T13:11:00Z" w16du:dateUtc="2026-02-23T11:11:00Z">
        <w:r>
          <w:rPr>
            <w:rStyle w:val="s1"/>
          </w:rPr>
          <w:t>For modeling simplicity, identical LHM (Liters per Hour per Machine) values were adopted for both trucks (300 HP) and loaders (150 HP) under idle and moving conditions. These parameters are treated as user-defined inputs within the model framework rather than fixed constants. This assumption does not restrict the model’s applicability, as equipment-specific fuel consumption rates can be easily modified. Future work may incorporate differentiated LHM values to capture machine-specific operational characteristics with greater precision.</w:t>
        </w:r>
      </w:ins>
    </w:p>
    <w:p w14:paraId="54FB9419" w14:textId="77777777" w:rsidR="00A21501" w:rsidRPr="00804F33" w:rsidRDefault="00A21501" w:rsidP="00A21501">
      <w:pPr>
        <w:pStyle w:val="NormalWeb"/>
        <w:ind w:left="1080"/>
        <w:pPrChange w:id="6" w:author="Tayhegazy" w:date="2026-02-23T13:11:00Z" w16du:dateUtc="2026-02-23T11:11:00Z">
          <w:pPr>
            <w:pStyle w:val="NormalWeb"/>
            <w:numPr>
              <w:ilvl w:val="1"/>
              <w:numId w:val="2"/>
            </w:numPr>
            <w:tabs>
              <w:tab w:val="num" w:pos="1440"/>
            </w:tabs>
            <w:ind w:left="1440" w:hanging="360"/>
          </w:pPr>
        </w:pPrChange>
      </w:pPr>
    </w:p>
    <w:p w14:paraId="635CF184" w14:textId="77777777" w:rsidR="00903183" w:rsidRDefault="00903183" w:rsidP="00804F33">
      <w:pPr>
        <w:pStyle w:val="Heading3"/>
        <w:spacing w:before="0" w:line="240" w:lineRule="auto"/>
        <w:rPr>
          <w:i w:val="0"/>
          <w:iCs w:val="0"/>
        </w:rPr>
      </w:pPr>
    </w:p>
    <w:p w14:paraId="3F53AA47" w14:textId="2F22C143" w:rsidR="00804F33" w:rsidRDefault="00804F33" w:rsidP="00804F33">
      <w:pPr>
        <w:pStyle w:val="Heading3"/>
        <w:spacing w:before="0" w:line="240" w:lineRule="auto"/>
        <w:rPr>
          <w:ins w:id="7" w:author="Tayhegazy" w:date="2026-02-23T13:10:00Z" w16du:dateUtc="2026-02-23T11:10:00Z"/>
          <w:i w:val="0"/>
          <w:iCs w:val="0"/>
        </w:rPr>
      </w:pPr>
      <w:r w:rsidRPr="00804F33">
        <w:rPr>
          <w:i w:val="0"/>
          <w:iCs w:val="0"/>
        </w:rPr>
        <w:t xml:space="preserve">Stochastic </w:t>
      </w:r>
      <w:proofErr w:type="spellStart"/>
      <w:r w:rsidRPr="00804F33">
        <w:rPr>
          <w:i w:val="0"/>
          <w:iCs w:val="0"/>
        </w:rPr>
        <w:t>Modeling</w:t>
      </w:r>
      <w:proofErr w:type="spellEnd"/>
      <w:r w:rsidRPr="00804F33">
        <w:rPr>
          <w:i w:val="0"/>
          <w:iCs w:val="0"/>
        </w:rPr>
        <w:t xml:space="preserve"> and GIS Logic</w:t>
      </w:r>
    </w:p>
    <w:p w14:paraId="71DBD5FD" w14:textId="77777777" w:rsidR="00946D0D" w:rsidRPr="00946D0D" w:rsidRDefault="00946D0D" w:rsidP="00946D0D">
      <w:pPr>
        <w:rPr>
          <w:lang w:val="en-CA"/>
          <w:rPrChange w:id="8" w:author="Tayhegazy" w:date="2026-02-23T13:10:00Z" w16du:dateUtc="2026-02-23T11:10:00Z">
            <w:rPr>
              <w:i w:val="0"/>
              <w:iCs w:val="0"/>
            </w:rPr>
          </w:rPrChange>
        </w:rPr>
        <w:pPrChange w:id="9" w:author="Tayhegazy" w:date="2026-02-23T13:10:00Z" w16du:dateUtc="2026-02-23T11:10:00Z">
          <w:pPr>
            <w:pStyle w:val="Heading3"/>
            <w:spacing w:before="0" w:line="240" w:lineRule="auto"/>
          </w:pPr>
        </w:pPrChange>
      </w:pPr>
    </w:p>
    <w:p w14:paraId="52308AD9" w14:textId="611A2834" w:rsidR="00933992" w:rsidRPr="00493B2C" w:rsidRDefault="00804F33" w:rsidP="00946D0D">
      <w:pPr>
        <w:rPr>
          <w:ins w:id="10" w:author="Tayhegazy" w:date="2026-02-23T13:09:00Z" w16du:dateUtc="2026-02-23T11:09:00Z"/>
          <w:rtl/>
          <w:rPrChange w:id="11" w:author="Tayhegazy" w:date="2026-02-23T13:09:00Z" w16du:dateUtc="2026-02-23T11:09:00Z">
            <w:rPr>
              <w:ins w:id="12" w:author="Tayhegazy" w:date="2026-02-23T13:09:00Z" w16du:dateUtc="2026-02-23T11:09:00Z"/>
              <w:rStyle w:val="s2"/>
              <w:rtl/>
            </w:rPr>
          </w:rPrChange>
        </w:rPr>
      </w:pPr>
      <w:r w:rsidRPr="00804F33">
        <w:t xml:space="preserve">To simulate real-world variability, truck speeds are modeled using </w:t>
      </w:r>
      <w:r w:rsidRPr="00804F33">
        <w:rPr>
          <w:b/>
          <w:bCs/>
        </w:rPr>
        <w:t>Triangular Distributions</w:t>
      </w:r>
      <w:r w:rsidRPr="00804F33">
        <w:t>. Travel times are dynamically calculated using GIS routing between coordinates with an assumption of constant movement (no traffic congestion).</w:t>
      </w:r>
      <w:ins w:id="13" w:author="Tayhegazy" w:date="2026-02-23T13:09:00Z" w16du:dateUtc="2026-02-23T11:09:00Z">
        <w:r w:rsidR="00933992">
          <w:t xml:space="preserve"> </w:t>
        </w:r>
      </w:ins>
    </w:p>
    <w:p w14:paraId="2B4B8398" w14:textId="77777777" w:rsidR="00933992" w:rsidRPr="00933992" w:rsidRDefault="00933992" w:rsidP="00946D0D">
      <w:pPr>
        <w:rPr>
          <w:ins w:id="14" w:author="Tayhegazy" w:date="2026-02-23T13:09:00Z" w16du:dateUtc="2026-02-23T11:09:00Z"/>
          <w:rFonts w:eastAsiaTheme="minorEastAsia"/>
          <w:lang w:val="en-EG"/>
          <w:rPrChange w:id="15" w:author="Tayhegazy" w:date="2026-02-23T13:09:00Z" w16du:dateUtc="2026-02-23T11:09:00Z">
            <w:rPr>
              <w:ins w:id="16" w:author="Tayhegazy" w:date="2026-02-23T13:09:00Z" w16du:dateUtc="2026-02-23T11:09:00Z"/>
            </w:rPr>
          </w:rPrChange>
        </w:rPr>
        <w:pPrChange w:id="17" w:author="Tayhegazy" w:date="2026-02-23T13:10:00Z" w16du:dateUtc="2026-02-23T11:10:00Z">
          <w:pPr>
            <w:pStyle w:val="p3"/>
          </w:pPr>
        </w:pPrChange>
      </w:pPr>
      <w:ins w:id="18" w:author="Tayhegazy" w:date="2026-02-23T13:09:00Z" w16du:dateUtc="2026-02-23T11:09:00Z">
        <w:r w:rsidRPr="00933992">
          <w:rPr>
            <w:rFonts w:eastAsiaTheme="minorEastAsia"/>
            <w:lang w:val="en-EG"/>
            <w:rPrChange w:id="19" w:author="Tayhegazy" w:date="2026-02-23T13:09:00Z" w16du:dateUtc="2026-02-23T11:09:00Z">
              <w:rPr>
                <w:rStyle w:val="s3"/>
              </w:rPr>
            </w:rPrChange>
          </w:rPr>
          <w:t>Routing Methodology Note:</w:t>
        </w:r>
      </w:ins>
    </w:p>
    <w:p w14:paraId="0B04331E" w14:textId="77777777" w:rsidR="00933992" w:rsidRPr="00933992" w:rsidRDefault="00933992" w:rsidP="00946D0D">
      <w:pPr>
        <w:rPr>
          <w:ins w:id="20" w:author="Tayhegazy" w:date="2026-02-23T13:09:00Z" w16du:dateUtc="2026-02-23T11:09:00Z"/>
          <w:rFonts w:eastAsiaTheme="minorEastAsia"/>
          <w:lang w:val="en-EG"/>
          <w:rPrChange w:id="21" w:author="Tayhegazy" w:date="2026-02-23T13:09:00Z" w16du:dateUtc="2026-02-23T11:09:00Z">
            <w:rPr>
              <w:ins w:id="22" w:author="Tayhegazy" w:date="2026-02-23T13:09:00Z" w16du:dateUtc="2026-02-23T11:09:00Z"/>
            </w:rPr>
          </w:rPrChange>
        </w:rPr>
        <w:pPrChange w:id="23" w:author="Tayhegazy" w:date="2026-02-23T13:10:00Z" w16du:dateUtc="2026-02-23T11:10:00Z">
          <w:pPr>
            <w:pStyle w:val="p3"/>
          </w:pPr>
        </w:pPrChange>
      </w:pPr>
      <w:ins w:id="24" w:author="Tayhegazy" w:date="2026-02-23T13:09:00Z" w16du:dateUtc="2026-02-23T11:09:00Z">
        <w:r w:rsidRPr="00933992">
          <w:rPr>
            <w:rFonts w:eastAsiaTheme="minorEastAsia"/>
            <w:lang w:val="en-EG"/>
            <w:rPrChange w:id="25" w:author="Tayhegazy" w:date="2026-02-23T13:09:00Z" w16du:dateUtc="2026-02-23T11:09:00Z">
              <w:rPr>
                <w:rStyle w:val="s1"/>
              </w:rPr>
            </w:rPrChange>
          </w:rPr>
          <w:t>Route distances between coordinates were computed using the GIS network embedded within the AnyLogic environment. The road network data is based on OpenStreetMap (OSM), which provides publicly available geographic information. The routing procedure relies on a standard shortest-path algorithm (A*), ensuring that calculated travel distances reflect realistic network-based paths rather than straight-line (Euclidean) distances.</w:t>
        </w:r>
      </w:ins>
    </w:p>
    <w:p w14:paraId="3B29B1A8" w14:textId="19AD2C52" w:rsidR="00933992" w:rsidRPr="00933992" w:rsidRDefault="00933992" w:rsidP="00933992">
      <w:pPr>
        <w:rPr>
          <w:ins w:id="26" w:author="Tayhegazy" w:date="2026-02-23T13:09:00Z" w16du:dateUtc="2026-02-23T11:09:00Z"/>
          <w:lang w:val="en-EG"/>
          <w:rPrChange w:id="27" w:author="Tayhegazy" w:date="2026-02-23T13:09:00Z" w16du:dateUtc="2026-02-23T11:09:00Z">
            <w:rPr>
              <w:ins w:id="28" w:author="Tayhegazy" w:date="2026-02-23T13:09:00Z" w16du:dateUtc="2026-02-23T11:09:00Z"/>
              <w:rStyle w:val="s2"/>
            </w:rPr>
          </w:rPrChange>
        </w:rPr>
      </w:pPr>
    </w:p>
    <w:p w14:paraId="07B842C8" w14:textId="499156DE" w:rsidR="00804F33" w:rsidRPr="00804F33" w:rsidRDefault="00804F33" w:rsidP="00804F33">
      <w:pPr>
        <w:pStyle w:val="NormalWeb"/>
      </w:pPr>
    </w:p>
    <w:p w14:paraId="42E6B618" w14:textId="0AF99F38" w:rsidR="00804F33" w:rsidRPr="000E7BDC" w:rsidRDefault="00804F33" w:rsidP="00804F33">
      <w:pPr>
        <w:pStyle w:val="NormalWeb"/>
        <w:numPr>
          <w:ilvl w:val="0"/>
          <w:numId w:val="3"/>
        </w:numPr>
      </w:pPr>
      <w:r w:rsidRPr="000E7BDC">
        <w:rPr>
          <w:b/>
          <w:bCs/>
        </w:rPr>
        <w:t>Truck Speed (Empty):</w:t>
      </w:r>
      <w:r w:rsidRPr="000E7BDC">
        <w:t xml:space="preserve"> km/h </w:t>
      </w:r>
      <w:r w:rsidR="008E6DF6">
        <w:t>(10, 20, 30)</w:t>
      </w:r>
      <w:r w:rsidRPr="000E7BDC">
        <w:t>(Min, Mode, Max).</w:t>
      </w:r>
    </w:p>
    <w:p w14:paraId="27E47C7B" w14:textId="3FF58F7A" w:rsidR="00804F33" w:rsidRPr="000E7BDC" w:rsidRDefault="00804F33" w:rsidP="00804F33">
      <w:pPr>
        <w:pStyle w:val="NormalWeb"/>
        <w:numPr>
          <w:ilvl w:val="0"/>
          <w:numId w:val="3"/>
        </w:numPr>
      </w:pPr>
      <w:r w:rsidRPr="000E7BDC">
        <w:rPr>
          <w:b/>
          <w:bCs/>
        </w:rPr>
        <w:t>Truck Speed (Full):</w:t>
      </w:r>
      <w:r w:rsidRPr="000E7BDC">
        <w:t xml:space="preserve"> km/h </w:t>
      </w:r>
      <w:r w:rsidR="008E6DF6">
        <w:t xml:space="preserve">(20, 40, 50) </w:t>
      </w:r>
      <w:r w:rsidRPr="000E7BDC">
        <w:t>(Min, Mode, Max).</w:t>
      </w:r>
    </w:p>
    <w:p w14:paraId="11DE16DF" w14:textId="77777777" w:rsidR="006C5F59" w:rsidRDefault="00804F33">
      <w:pPr>
        <w:pStyle w:val="p1"/>
        <w:rPr>
          <w:ins w:id="29" w:author="Tayhegazy" w:date="2026-02-23T12:59:00Z" w16du:dateUtc="2026-02-23T10:59:00Z"/>
        </w:rPr>
      </w:pPr>
      <w:r w:rsidRPr="00804F33">
        <w:rPr>
          <w:b/>
          <w:bCs/>
        </w:rPr>
        <w:t>Loading Time Formula:</w:t>
      </w:r>
      <w:r w:rsidRPr="00804F33">
        <w:t xml:space="preserve"> </w:t>
      </w:r>
    </w:p>
    <w:p w14:paraId="0B485789" w14:textId="38930669" w:rsidR="00AC4664" w:rsidRPr="0031165F" w:rsidRDefault="00542394" w:rsidP="00F6395F">
      <w:pPr>
        <w:pStyle w:val="p1"/>
        <w:rPr>
          <w:ins w:id="30" w:author="Tayhegazy" w:date="2026-02-23T12:58:00Z" w16du:dateUtc="2026-02-23T10:58:00Z"/>
        </w:rPr>
        <w:pPrChange w:id="31" w:author="Tayhegazy" w:date="2026-02-23T13:02:00Z" w16du:dateUtc="2026-02-23T11:02:00Z">
          <w:pPr>
            <w:pStyle w:val="Heading2"/>
          </w:pPr>
        </w:pPrChange>
      </w:pPr>
      <m:oMathPara>
        <m:oMath>
          <m:r>
            <w:ins w:id="32" w:author="Tayhegazy" w:date="2026-02-23T12:59:00Z" w16du:dateUtc="2026-02-23T10:59:00Z">
              <w:rPr>
                <w:rFonts w:ascii="Cambria Math" w:hAnsi="Cambria Math"/>
              </w:rPr>
              <m:t>T</m:t>
            </w:ins>
          </m:r>
          <m:d>
            <m:dPr>
              <m:ctrlPr>
                <w:ins w:id="33" w:author="Tayhegazy" w:date="2026-02-23T13:00:00Z" w16du:dateUtc="2026-02-23T11:00:00Z">
                  <w:rPr>
                    <w:rFonts w:ascii="Cambria Math" w:hAnsi="Cambria Math"/>
                    <w:i/>
                  </w:rPr>
                </w:ins>
              </m:ctrlPr>
            </m:dPr>
            <m:e>
              <m:r>
                <w:ins w:id="34" w:author="Tayhegazy" w:date="2026-02-23T12:59:00Z" w16du:dateUtc="2026-02-23T10:59:00Z">
                  <w:rPr>
                    <w:rFonts w:ascii="Cambria Math" w:hAnsi="Cambria Math"/>
                  </w:rPr>
                  <m:t>load</m:t>
                </w:ins>
              </m:r>
            </m:e>
          </m:d>
          <m:r>
            <w:ins w:id="35" w:author="Tayhegazy" w:date="2026-02-23T13:01:00Z" w16du:dateUtc="2026-02-23T11:01:00Z">
              <w:rPr>
                <w:rFonts w:ascii="Cambria Math" w:hAnsi="Cambria Math"/>
              </w:rPr>
              <m:t>=</m:t>
            </w:ins>
          </m:r>
          <m:d>
            <m:dPr>
              <m:ctrlPr>
                <w:ins w:id="36" w:author="Tayhegazy" w:date="2026-02-23T13:02:00Z" w16du:dateUtc="2026-02-23T11:02:00Z">
                  <w:rPr>
                    <w:rFonts w:ascii="Cambria Math" w:hAnsi="Cambria Math"/>
                    <w:i/>
                  </w:rPr>
                </w:ins>
              </m:ctrlPr>
            </m:dPr>
            <m:e>
              <m:f>
                <m:fPr>
                  <m:ctrlPr>
                    <w:ins w:id="37" w:author="Tayhegazy" w:date="2026-02-23T13:01:00Z" w16du:dateUtc="2026-02-23T11:01:00Z">
                      <w:rPr>
                        <w:rFonts w:ascii="Cambria Math" w:hAnsi="Cambria Math"/>
                        <w:i/>
                      </w:rPr>
                    </w:ins>
                  </m:ctrlPr>
                </m:fPr>
                <m:num>
                  <m:r>
                    <w:ins w:id="38" w:author="Tayhegazy" w:date="2026-02-23T13:01:00Z" w16du:dateUtc="2026-02-23T11:01:00Z">
                      <w:rPr>
                        <w:rFonts w:ascii="Cambria Math" w:hAnsi="Cambria Math"/>
                      </w:rPr>
                      <m:t>V</m:t>
                    </w:ins>
                  </m:r>
                  <m:d>
                    <m:dPr>
                      <m:ctrlPr>
                        <w:ins w:id="39" w:author="Tayhegazy" w:date="2026-02-23T13:01:00Z" w16du:dateUtc="2026-02-23T11:01:00Z">
                          <w:rPr>
                            <w:rFonts w:ascii="Cambria Math" w:hAnsi="Cambria Math"/>
                            <w:i/>
                          </w:rPr>
                        </w:ins>
                      </m:ctrlPr>
                    </m:dPr>
                    <m:e>
                      <m:r>
                        <w:ins w:id="40" w:author="Tayhegazy" w:date="2026-02-23T13:01:00Z" w16du:dateUtc="2026-02-23T11:01:00Z">
                          <w:rPr>
                            <w:rFonts w:ascii="Cambria Math" w:hAnsi="Cambria Math"/>
                          </w:rPr>
                          <m:t>truck</m:t>
                        </w:ins>
                      </m:r>
                    </m:e>
                  </m:d>
                </m:num>
                <m:den>
                  <m:r>
                    <w:ins w:id="41" w:author="Tayhegazy" w:date="2026-02-23T13:01:00Z" w16du:dateUtc="2026-02-23T11:01:00Z">
                      <w:rPr>
                        <w:rFonts w:ascii="Cambria Math" w:hAnsi="Cambria Math"/>
                      </w:rPr>
                      <m:t>Q</m:t>
                    </w:ins>
                  </m:r>
                  <m:d>
                    <m:dPr>
                      <m:ctrlPr>
                        <w:ins w:id="42" w:author="Tayhegazy" w:date="2026-02-23T13:01:00Z" w16du:dateUtc="2026-02-23T11:01:00Z">
                          <w:rPr>
                            <w:rFonts w:ascii="Cambria Math" w:hAnsi="Cambria Math"/>
                            <w:i/>
                          </w:rPr>
                        </w:ins>
                      </m:ctrlPr>
                    </m:dPr>
                    <m:e>
                      <m:r>
                        <w:ins w:id="43" w:author="Tayhegazy" w:date="2026-02-23T13:02:00Z" w16du:dateUtc="2026-02-23T11:02:00Z">
                          <w:rPr>
                            <w:rFonts w:ascii="Cambria Math" w:hAnsi="Cambria Math"/>
                          </w:rPr>
                          <m:t>b</m:t>
                        </w:ins>
                      </m:r>
                      <m:r>
                        <w:ins w:id="44" w:author="Tayhegazy" w:date="2026-02-23T13:01:00Z" w16du:dateUtc="2026-02-23T11:01:00Z">
                          <w:rPr>
                            <w:rFonts w:ascii="Cambria Math" w:hAnsi="Cambria Math"/>
                          </w:rPr>
                          <m:t xml:space="preserve">ucket </m:t>
                        </w:ins>
                      </m:r>
                    </m:e>
                  </m:d>
                </m:den>
              </m:f>
            </m:e>
          </m:d>
          <m:r>
            <w:ins w:id="45" w:author="Tayhegazy" w:date="2026-02-23T13:02:00Z" w16du:dateUtc="2026-02-23T11:02:00Z">
              <w:rPr>
                <w:rFonts w:ascii="Cambria Math" w:hAnsi="Cambria Math"/>
              </w:rPr>
              <m:t xml:space="preserve">* </m:t>
            </w:ins>
          </m:r>
          <m:r>
            <w:ins w:id="46" w:author="Tayhegazy" w:date="2026-02-23T13:02:00Z" w16du:dateUtc="2026-02-23T11:02:00Z">
              <w:rPr>
                <w:rFonts w:ascii="Cambria Math" w:hAnsi="Cambria Math"/>
              </w:rPr>
              <m:t>T</m:t>
            </w:ins>
          </m:r>
          <m:d>
            <m:dPr>
              <m:ctrlPr>
                <w:ins w:id="47" w:author="Tayhegazy" w:date="2026-02-23T13:02:00Z" w16du:dateUtc="2026-02-23T11:02:00Z">
                  <w:rPr>
                    <w:rFonts w:ascii="Cambria Math" w:hAnsi="Cambria Math"/>
                    <w:i/>
                  </w:rPr>
                </w:ins>
              </m:ctrlPr>
            </m:dPr>
            <m:e>
              <m:r>
                <w:ins w:id="48" w:author="Tayhegazy" w:date="2026-02-23T13:02:00Z" w16du:dateUtc="2026-02-23T11:02:00Z">
                  <w:rPr>
                    <w:rFonts w:ascii="Cambria Math" w:hAnsi="Cambria Math"/>
                  </w:rPr>
                  <m:t>cycle</m:t>
                </w:ins>
              </m:r>
            </m:e>
          </m:d>
          <m:r>
            <w:ins w:id="49" w:author="Tayhegazy" w:date="2026-02-23T13:03:00Z" w16du:dateUtc="2026-02-23T11:03:00Z">
              <w:rPr>
                <w:rFonts w:ascii="Cambria Math" w:hAnsi="Cambria Math"/>
              </w:rPr>
              <m:t>* effic</m:t>
            </w:ins>
          </m:r>
          <m:r>
            <w:ins w:id="50" w:author="Tayhegazy" w:date="2026-02-23T13:04:00Z" w16du:dateUtc="2026-02-23T11:04:00Z">
              <w:rPr>
                <w:rFonts w:ascii="Cambria Math" w:hAnsi="Cambria Math"/>
              </w:rPr>
              <m:t>i</m:t>
            </w:ins>
          </m:r>
          <m:r>
            <w:ins w:id="51" w:author="Tayhegazy" w:date="2026-02-23T13:03:00Z" w16du:dateUtc="2026-02-23T11:03:00Z">
              <w:rPr>
                <w:rFonts w:ascii="Cambria Math" w:hAnsi="Cambria Math"/>
              </w:rPr>
              <m:t>ency</m:t>
            </w:ins>
          </m:r>
          <m:r>
            <w:ins w:id="52" w:author="Tayhegazy" w:date="2026-02-23T13:03:00Z" w16du:dateUtc="2026-02-23T11:03:00Z">
              <w:rPr>
                <w:rFonts w:ascii="Cambria Math" w:hAnsi="Cambria Math"/>
              </w:rPr>
              <m:t xml:space="preserve"> factor</m:t>
            </w:ins>
          </m:r>
        </m:oMath>
      </m:oMathPara>
    </w:p>
    <w:p w14:paraId="7152EB4C" w14:textId="77777777" w:rsidR="00AC4664" w:rsidRPr="00AC4664" w:rsidRDefault="00AC4664" w:rsidP="00AC4664">
      <w:pPr>
        <w:spacing w:before="100" w:beforeAutospacing="1" w:after="100" w:afterAutospacing="1"/>
        <w:outlineLvl w:val="1"/>
        <w:rPr>
          <w:ins w:id="53" w:author="Tayhegazy" w:date="2026-02-23T12:58:00Z" w16du:dateUtc="2026-02-23T10:58:00Z"/>
          <w:b/>
          <w:bCs/>
          <w:sz w:val="36"/>
          <w:szCs w:val="36"/>
          <w:lang w:val="en-EG"/>
          <w:rPrChange w:id="54" w:author="Tayhegazy" w:date="2026-02-23T12:58:00Z" w16du:dateUtc="2026-02-23T10:58:00Z">
            <w:rPr>
              <w:ins w:id="55" w:author="Tayhegazy" w:date="2026-02-23T12:58:00Z" w16du:dateUtc="2026-02-23T10:58:00Z"/>
              <w:rFonts w:eastAsia="Times New Roman"/>
            </w:rPr>
          </w:rPrChange>
        </w:rPr>
        <w:pPrChange w:id="56" w:author="Tayhegazy" w:date="2026-02-23T12:58:00Z" w16du:dateUtc="2026-02-23T10:58:00Z">
          <w:pPr>
            <w:pStyle w:val="Heading2"/>
          </w:pPr>
        </w:pPrChange>
      </w:pPr>
      <w:ins w:id="57" w:author="Tayhegazy" w:date="2026-02-23T12:58:00Z" w16du:dateUtc="2026-02-23T10:58:00Z">
        <w:r w:rsidRPr="00AC4664">
          <w:rPr>
            <w:b/>
            <w:bCs/>
            <w:sz w:val="36"/>
            <w:szCs w:val="36"/>
            <w:lang w:val="en-EG"/>
            <w:rPrChange w:id="58" w:author="Tayhegazy" w:date="2026-02-23T12:58:00Z" w16du:dateUtc="2026-02-23T10:58:00Z">
              <w:rPr>
                <w:rStyle w:val="s1"/>
                <w:rFonts w:eastAsia="Times New Roman"/>
              </w:rPr>
            </w:rPrChange>
          </w:rPr>
          <w:t>Where:</w:t>
        </w:r>
      </w:ins>
    </w:p>
    <w:p w14:paraId="1519BC39" w14:textId="7C482AAC" w:rsidR="00AC4664" w:rsidRPr="00AC4664" w:rsidRDefault="00AC4664" w:rsidP="00AC4664">
      <w:pPr>
        <w:numPr>
          <w:ilvl w:val="0"/>
          <w:numId w:val="5"/>
        </w:numPr>
        <w:spacing w:before="100" w:beforeAutospacing="1" w:after="100" w:afterAutospacing="1"/>
        <w:rPr>
          <w:ins w:id="59" w:author="Tayhegazy" w:date="2026-02-23T12:58:00Z" w16du:dateUtc="2026-02-23T10:58:00Z"/>
          <w:rFonts w:eastAsiaTheme="minorEastAsia"/>
          <w:lang w:val="en-EG"/>
          <w:rPrChange w:id="60" w:author="Tayhegazy" w:date="2026-02-23T12:58:00Z" w16du:dateUtc="2026-02-23T10:58:00Z">
            <w:rPr>
              <w:ins w:id="61" w:author="Tayhegazy" w:date="2026-02-23T12:58:00Z" w16du:dateUtc="2026-02-23T10:58:00Z"/>
            </w:rPr>
          </w:rPrChange>
        </w:rPr>
        <w:pPrChange w:id="62" w:author="Tayhegazy" w:date="2026-02-23T12:58:00Z" w16du:dateUtc="2026-02-23T10:58:00Z">
          <w:pPr>
            <w:pStyle w:val="p1"/>
            <w:numPr>
              <w:numId w:val="1"/>
            </w:numPr>
            <w:tabs>
              <w:tab w:val="num" w:pos="720"/>
            </w:tabs>
            <w:ind w:left="720" w:hanging="360"/>
          </w:pPr>
        </w:pPrChange>
      </w:pPr>
      <w:ins w:id="63" w:author="Tayhegazy" w:date="2026-02-23T12:58:00Z" w16du:dateUtc="2026-02-23T10:58:00Z">
        <w:r w:rsidRPr="00AC4664">
          <w:rPr>
            <w:rFonts w:eastAsiaTheme="minorEastAsia"/>
            <w:lang w:val="en-EG"/>
            <w:rPrChange w:id="64" w:author="Tayhegazy" w:date="2026-02-23T12:58:00Z" w16du:dateUtc="2026-02-23T10:58:00Z">
              <w:rPr>
                <w:rStyle w:val="s1"/>
              </w:rPr>
            </w:rPrChange>
          </w:rPr>
          <w:t>T</w:t>
        </w:r>
      </w:ins>
      <w:ins w:id="65" w:author="Tayhegazy" w:date="2026-02-23T13:03:00Z" w16du:dateUtc="2026-02-23T11:03:00Z">
        <w:r w:rsidR="00BB614D">
          <w:rPr>
            <w:rFonts w:eastAsiaTheme="minorEastAsia"/>
            <w:lang w:val="en-EG"/>
          </w:rPr>
          <w:t>(load)</w:t>
        </w:r>
      </w:ins>
      <w:ins w:id="66" w:author="Tayhegazy" w:date="2026-02-23T12:58:00Z" w16du:dateUtc="2026-02-23T10:58:00Z">
        <w:r w:rsidRPr="00AC4664">
          <w:rPr>
            <w:rFonts w:eastAsiaTheme="minorEastAsia"/>
            <w:lang w:val="en-EG"/>
            <w:rPrChange w:id="67" w:author="Tayhegazy" w:date="2026-02-23T12:58:00Z" w16du:dateUtc="2026-02-23T10:58:00Z">
              <w:rPr>
                <w:rStyle w:val="s2"/>
              </w:rPr>
            </w:rPrChange>
          </w:rPr>
          <w:t>→ Loading Time per Truck</w:t>
        </w:r>
      </w:ins>
    </w:p>
    <w:p w14:paraId="175682B1" w14:textId="037D664F" w:rsidR="00AC4664" w:rsidRPr="00AC4664" w:rsidRDefault="00AC4664" w:rsidP="00AC4664">
      <w:pPr>
        <w:numPr>
          <w:ilvl w:val="0"/>
          <w:numId w:val="5"/>
        </w:numPr>
        <w:spacing w:before="100" w:beforeAutospacing="1" w:after="100" w:afterAutospacing="1"/>
        <w:rPr>
          <w:ins w:id="68" w:author="Tayhegazy" w:date="2026-02-23T12:58:00Z" w16du:dateUtc="2026-02-23T10:58:00Z"/>
          <w:rFonts w:eastAsiaTheme="minorEastAsia"/>
          <w:lang w:val="en-EG"/>
          <w:rPrChange w:id="69" w:author="Tayhegazy" w:date="2026-02-23T12:58:00Z" w16du:dateUtc="2026-02-23T10:58:00Z">
            <w:rPr>
              <w:ins w:id="70" w:author="Tayhegazy" w:date="2026-02-23T12:58:00Z" w16du:dateUtc="2026-02-23T10:58:00Z"/>
            </w:rPr>
          </w:rPrChange>
        </w:rPr>
        <w:pPrChange w:id="71" w:author="Tayhegazy" w:date="2026-02-23T12:58:00Z" w16du:dateUtc="2026-02-23T10:58:00Z">
          <w:pPr>
            <w:pStyle w:val="p1"/>
            <w:numPr>
              <w:numId w:val="1"/>
            </w:numPr>
            <w:tabs>
              <w:tab w:val="num" w:pos="720"/>
            </w:tabs>
            <w:ind w:left="720" w:hanging="360"/>
          </w:pPr>
        </w:pPrChange>
      </w:pPr>
      <w:ins w:id="72" w:author="Tayhegazy" w:date="2026-02-23T12:58:00Z" w16du:dateUtc="2026-02-23T10:58:00Z">
        <w:r w:rsidRPr="00AC4664">
          <w:rPr>
            <w:rFonts w:eastAsiaTheme="minorEastAsia"/>
            <w:lang w:val="en-EG"/>
            <w:rPrChange w:id="73" w:author="Tayhegazy" w:date="2026-02-23T12:58:00Z" w16du:dateUtc="2026-02-23T10:58:00Z">
              <w:rPr>
                <w:rStyle w:val="s1"/>
              </w:rPr>
            </w:rPrChange>
          </w:rPr>
          <w:t>V</w:t>
        </w:r>
      </w:ins>
      <w:ins w:id="74" w:author="Tayhegazy" w:date="2026-02-23T13:03:00Z" w16du:dateUtc="2026-02-23T11:03:00Z">
        <w:r w:rsidR="00BB614D">
          <w:rPr>
            <w:rFonts w:eastAsiaTheme="minorEastAsia"/>
            <w:lang w:val="en-EG"/>
          </w:rPr>
          <w:t>(truck)</w:t>
        </w:r>
      </w:ins>
      <w:ins w:id="75" w:author="Tayhegazy" w:date="2026-02-23T12:58:00Z" w16du:dateUtc="2026-02-23T10:58:00Z">
        <w:r w:rsidRPr="00AC4664">
          <w:rPr>
            <w:rFonts w:eastAsiaTheme="minorEastAsia"/>
            <w:lang w:val="en-EG"/>
            <w:rPrChange w:id="76" w:author="Tayhegazy" w:date="2026-02-23T12:58:00Z" w16du:dateUtc="2026-02-23T10:58:00Z">
              <w:rPr>
                <w:rStyle w:val="s2"/>
              </w:rPr>
            </w:rPrChange>
          </w:rPr>
          <w:t xml:space="preserve"> → Truck Volume Capacity</w:t>
        </w:r>
      </w:ins>
    </w:p>
    <w:p w14:paraId="6CE08BAD" w14:textId="11926C12" w:rsidR="00AC4664" w:rsidRPr="00AC4664" w:rsidRDefault="00AC4664" w:rsidP="00AC4664">
      <w:pPr>
        <w:numPr>
          <w:ilvl w:val="0"/>
          <w:numId w:val="5"/>
        </w:numPr>
        <w:spacing w:before="100" w:beforeAutospacing="1" w:after="100" w:afterAutospacing="1"/>
        <w:rPr>
          <w:ins w:id="77" w:author="Tayhegazy" w:date="2026-02-23T12:58:00Z" w16du:dateUtc="2026-02-23T10:58:00Z"/>
          <w:rFonts w:eastAsiaTheme="minorEastAsia"/>
          <w:lang w:val="en-EG"/>
          <w:rPrChange w:id="78" w:author="Tayhegazy" w:date="2026-02-23T12:58:00Z" w16du:dateUtc="2026-02-23T10:58:00Z">
            <w:rPr>
              <w:ins w:id="79" w:author="Tayhegazy" w:date="2026-02-23T12:58:00Z" w16du:dateUtc="2026-02-23T10:58:00Z"/>
            </w:rPr>
          </w:rPrChange>
        </w:rPr>
        <w:pPrChange w:id="80" w:author="Tayhegazy" w:date="2026-02-23T12:58:00Z" w16du:dateUtc="2026-02-23T10:58:00Z">
          <w:pPr>
            <w:pStyle w:val="p1"/>
            <w:numPr>
              <w:numId w:val="1"/>
            </w:numPr>
            <w:tabs>
              <w:tab w:val="num" w:pos="720"/>
            </w:tabs>
            <w:ind w:left="720" w:hanging="360"/>
          </w:pPr>
        </w:pPrChange>
      </w:pPr>
      <w:ins w:id="81" w:author="Tayhegazy" w:date="2026-02-23T12:58:00Z" w16du:dateUtc="2026-02-23T10:58:00Z">
        <w:r w:rsidRPr="00AC4664">
          <w:rPr>
            <w:rFonts w:eastAsiaTheme="minorEastAsia"/>
            <w:lang w:val="en-EG"/>
            <w:rPrChange w:id="82" w:author="Tayhegazy" w:date="2026-02-23T12:58:00Z" w16du:dateUtc="2026-02-23T10:58:00Z">
              <w:rPr>
                <w:rStyle w:val="s1"/>
              </w:rPr>
            </w:rPrChange>
          </w:rPr>
          <w:t>Q</w:t>
        </w:r>
      </w:ins>
      <w:ins w:id="83" w:author="Tayhegazy" w:date="2026-02-23T13:03:00Z" w16du:dateUtc="2026-02-23T11:03:00Z">
        <w:r w:rsidR="00BB614D">
          <w:rPr>
            <w:rFonts w:eastAsiaTheme="minorEastAsia"/>
            <w:lang w:val="en-EG"/>
          </w:rPr>
          <w:t>(bucket)</w:t>
        </w:r>
      </w:ins>
      <w:ins w:id="84" w:author="Tayhegazy" w:date="2026-02-23T12:58:00Z" w16du:dateUtc="2026-02-23T10:58:00Z">
        <w:r w:rsidRPr="00AC4664">
          <w:rPr>
            <w:rFonts w:eastAsiaTheme="minorEastAsia"/>
            <w:lang w:val="en-EG"/>
            <w:rPrChange w:id="85" w:author="Tayhegazy" w:date="2026-02-23T12:58:00Z" w16du:dateUtc="2026-02-23T10:58:00Z">
              <w:rPr>
                <w:rStyle w:val="s2"/>
              </w:rPr>
            </w:rPrChange>
          </w:rPr>
          <w:t xml:space="preserve"> → Loader Bucket Size</w:t>
        </w:r>
      </w:ins>
    </w:p>
    <w:p w14:paraId="7D5B61B5" w14:textId="3DD37646" w:rsidR="00AC4664" w:rsidRPr="00AC4664" w:rsidRDefault="00AC4664" w:rsidP="00AC4664">
      <w:pPr>
        <w:numPr>
          <w:ilvl w:val="0"/>
          <w:numId w:val="5"/>
        </w:numPr>
        <w:spacing w:before="100" w:beforeAutospacing="1" w:after="100" w:afterAutospacing="1"/>
        <w:rPr>
          <w:ins w:id="86" w:author="Tayhegazy" w:date="2026-02-23T12:58:00Z" w16du:dateUtc="2026-02-23T10:58:00Z"/>
          <w:rFonts w:eastAsiaTheme="minorEastAsia"/>
          <w:lang w:val="en-EG"/>
          <w:rPrChange w:id="87" w:author="Tayhegazy" w:date="2026-02-23T12:58:00Z" w16du:dateUtc="2026-02-23T10:58:00Z">
            <w:rPr>
              <w:ins w:id="88" w:author="Tayhegazy" w:date="2026-02-23T12:58:00Z" w16du:dateUtc="2026-02-23T10:58:00Z"/>
            </w:rPr>
          </w:rPrChange>
        </w:rPr>
        <w:pPrChange w:id="89" w:author="Tayhegazy" w:date="2026-02-23T12:58:00Z" w16du:dateUtc="2026-02-23T10:58:00Z">
          <w:pPr>
            <w:pStyle w:val="p1"/>
            <w:numPr>
              <w:numId w:val="1"/>
            </w:numPr>
            <w:tabs>
              <w:tab w:val="num" w:pos="720"/>
            </w:tabs>
            <w:ind w:left="720" w:hanging="360"/>
          </w:pPr>
        </w:pPrChange>
      </w:pPr>
      <w:ins w:id="90" w:author="Tayhegazy" w:date="2026-02-23T12:58:00Z" w16du:dateUtc="2026-02-23T10:58:00Z">
        <w:r w:rsidRPr="00AC4664">
          <w:rPr>
            <w:rFonts w:eastAsiaTheme="minorEastAsia"/>
            <w:lang w:val="en-EG"/>
            <w:rPrChange w:id="91" w:author="Tayhegazy" w:date="2026-02-23T12:58:00Z" w16du:dateUtc="2026-02-23T10:58:00Z">
              <w:rPr>
                <w:rStyle w:val="s1"/>
              </w:rPr>
            </w:rPrChange>
          </w:rPr>
          <w:t>T</w:t>
        </w:r>
      </w:ins>
      <w:ins w:id="92" w:author="Tayhegazy" w:date="2026-02-23T13:03:00Z" w16du:dateUtc="2026-02-23T11:03:00Z">
        <w:r w:rsidR="00544125">
          <w:rPr>
            <w:rFonts w:eastAsiaTheme="minorEastAsia"/>
            <w:lang w:val="en-EG"/>
          </w:rPr>
          <w:t>(cycle)</w:t>
        </w:r>
      </w:ins>
      <w:ins w:id="93" w:author="Tayhegazy" w:date="2026-02-23T12:58:00Z" w16du:dateUtc="2026-02-23T10:58:00Z">
        <w:r w:rsidRPr="00AC4664">
          <w:rPr>
            <w:rFonts w:eastAsiaTheme="minorEastAsia"/>
            <w:lang w:val="en-EG"/>
            <w:rPrChange w:id="94" w:author="Tayhegazy" w:date="2026-02-23T12:58:00Z" w16du:dateUtc="2026-02-23T10:58:00Z">
              <w:rPr>
                <w:rStyle w:val="s2"/>
              </w:rPr>
            </w:rPrChange>
          </w:rPr>
          <w:t xml:space="preserve"> → Swing / Cycle Time per Bucket</w:t>
        </w:r>
      </w:ins>
    </w:p>
    <w:p w14:paraId="03883249" w14:textId="35C05251" w:rsidR="00804F33" w:rsidRPr="00804F33" w:rsidRDefault="00804F33" w:rsidP="00804F33">
      <w:pPr>
        <w:pStyle w:val="NormalWeb"/>
        <w:numPr>
          <w:ilvl w:val="0"/>
          <w:numId w:val="3"/>
        </w:numPr>
      </w:pPr>
    </w:p>
    <w:p w14:paraId="1AFDC575" w14:textId="77777777" w:rsidR="00804F33" w:rsidRDefault="00804F33" w:rsidP="00804F33">
      <w:pPr>
        <w:pStyle w:val="NormalWeb"/>
        <w:ind w:left="720"/>
        <w:rPr>
          <w:ins w:id="95" w:author="Tayhegazy" w:date="2026-02-23T13:05:00Z" w16du:dateUtc="2026-02-23T11:05:00Z"/>
        </w:rPr>
      </w:pPr>
      <w:r w:rsidRPr="00804F33">
        <w:t>Where 0.083 is the Loading Efficiency Factor.</w:t>
      </w:r>
    </w:p>
    <w:p w14:paraId="72A073E0" w14:textId="7CB117EE" w:rsidR="008035D1" w:rsidRDefault="00E54720" w:rsidP="00804F33">
      <w:pPr>
        <w:pStyle w:val="NormalWeb"/>
        <w:ind w:left="720"/>
        <w:rPr>
          <w:ins w:id="96" w:author="Tayhegazy" w:date="2026-02-23T13:06:00Z" w16du:dateUtc="2026-02-23T11:06:00Z"/>
        </w:rPr>
      </w:pPr>
      <w:ins w:id="97" w:author="Tayhegazy" w:date="2026-02-23T13:05:00Z" w16du:dateUtc="2026-02-23T11:05:00Z">
        <w:r>
          <w:rPr>
            <w:b/>
            <w:bCs/>
          </w:rPr>
          <w:t>Bucket swing</w:t>
        </w:r>
        <w:r w:rsidR="002A2881" w:rsidRPr="000E7BDC">
          <w:rPr>
            <w:b/>
            <w:bCs/>
          </w:rPr>
          <w:t xml:space="preserve"> </w:t>
        </w:r>
        <w:r>
          <w:rPr>
            <w:b/>
            <w:bCs/>
          </w:rPr>
          <w:t xml:space="preserve">time (one loading </w:t>
        </w:r>
      </w:ins>
      <w:ins w:id="98" w:author="Tayhegazy" w:date="2026-02-23T13:06:00Z" w16du:dateUtc="2026-02-23T11:06:00Z">
        <w:r>
          <w:rPr>
            <w:b/>
            <w:bCs/>
          </w:rPr>
          <w:t>cycle)</w:t>
        </w:r>
      </w:ins>
      <w:ins w:id="99" w:author="Tayhegazy" w:date="2026-02-23T13:05:00Z" w16du:dateUtc="2026-02-23T11:05:00Z">
        <w:r w:rsidR="002A2881" w:rsidRPr="000E7BDC">
          <w:rPr>
            <w:b/>
            <w:bCs/>
          </w:rPr>
          <w:t>:</w:t>
        </w:r>
        <w:r w:rsidR="002A2881" w:rsidRPr="000E7BDC">
          <w:t xml:space="preserve"> </w:t>
        </w:r>
      </w:ins>
      <w:ins w:id="100" w:author="Tayhegazy" w:date="2026-02-23T13:06:00Z" w16du:dateUtc="2026-02-23T11:06:00Z">
        <w:r>
          <w:t>m</w:t>
        </w:r>
        <w:r w:rsidR="00DE53EE">
          <w:t>ins</w:t>
        </w:r>
      </w:ins>
      <w:ins w:id="101" w:author="Tayhegazy" w:date="2026-02-23T13:05:00Z" w16du:dateUtc="2026-02-23T11:05:00Z">
        <w:r w:rsidR="002A2881" w:rsidRPr="000E7BDC">
          <w:t xml:space="preserve"> </w:t>
        </w:r>
        <w:r w:rsidR="002A2881">
          <w:t>(</w:t>
        </w:r>
      </w:ins>
      <w:ins w:id="102" w:author="Tayhegazy" w:date="2026-02-23T13:06:00Z" w16du:dateUtc="2026-02-23T11:06:00Z">
        <w:r w:rsidR="00DE53EE">
          <w:t>1.5</w:t>
        </w:r>
      </w:ins>
      <w:ins w:id="103" w:author="Tayhegazy" w:date="2026-02-23T13:05:00Z" w16du:dateUtc="2026-02-23T11:05:00Z">
        <w:r w:rsidR="002A2881">
          <w:t xml:space="preserve">, </w:t>
        </w:r>
      </w:ins>
      <w:ins w:id="104" w:author="Tayhegazy" w:date="2026-02-23T13:06:00Z" w16du:dateUtc="2026-02-23T11:06:00Z">
        <w:r w:rsidR="00DE53EE">
          <w:t>2</w:t>
        </w:r>
      </w:ins>
      <w:ins w:id="105" w:author="Tayhegazy" w:date="2026-02-23T13:05:00Z" w16du:dateUtc="2026-02-23T11:05:00Z">
        <w:r w:rsidR="002A2881">
          <w:t xml:space="preserve">, </w:t>
        </w:r>
      </w:ins>
      <w:ins w:id="106" w:author="Tayhegazy" w:date="2026-02-23T13:06:00Z" w16du:dateUtc="2026-02-23T11:06:00Z">
        <w:r w:rsidR="00DE53EE">
          <w:t>2.5</w:t>
        </w:r>
      </w:ins>
      <w:ins w:id="107" w:author="Tayhegazy" w:date="2026-02-23T13:05:00Z" w16du:dateUtc="2026-02-23T11:05:00Z">
        <w:r w:rsidR="002A2881">
          <w:t>)</w:t>
        </w:r>
        <w:r w:rsidR="002A2881" w:rsidRPr="000E7BDC">
          <w:t>(Min, Mode, Max).</w:t>
        </w:r>
      </w:ins>
    </w:p>
    <w:p w14:paraId="66C314E7" w14:textId="61B27F27" w:rsidR="00E2057E" w:rsidRPr="00804F33" w:rsidRDefault="00E2057E" w:rsidP="003F6587">
      <w:pPr>
        <w:pStyle w:val="NormalWeb"/>
        <w:ind w:left="720"/>
        <w:rPr>
          <w:ins w:id="108" w:author="Tayhegazy" w:date="2026-02-23T13:06:00Z" w16du:dateUtc="2026-02-23T11:06:00Z"/>
        </w:rPr>
      </w:pPr>
      <w:ins w:id="109" w:author="Tayhegazy" w:date="2026-02-23T13:06:00Z" w16du:dateUtc="2026-02-23T11:06:00Z">
        <w:r>
          <w:rPr>
            <w:b/>
            <w:bCs/>
          </w:rPr>
          <w:t>Dumping</w:t>
        </w:r>
        <w:r>
          <w:rPr>
            <w:b/>
            <w:bCs/>
          </w:rPr>
          <w:t xml:space="preserve"> time</w:t>
        </w:r>
        <w:r w:rsidRPr="000E7BDC">
          <w:rPr>
            <w:b/>
            <w:bCs/>
          </w:rPr>
          <w:t>:</w:t>
        </w:r>
        <w:r w:rsidRPr="000E7BDC">
          <w:t xml:space="preserve"> </w:t>
        </w:r>
        <w:r>
          <w:t>mins</w:t>
        </w:r>
        <w:r w:rsidRPr="000E7BDC">
          <w:t xml:space="preserve"> </w:t>
        </w:r>
        <w:r>
          <w:t>(</w:t>
        </w:r>
      </w:ins>
      <w:ins w:id="110" w:author="Tayhegazy" w:date="2026-02-23T13:07:00Z" w16du:dateUtc="2026-02-23T11:07:00Z">
        <w:r>
          <w:t>0.</w:t>
        </w:r>
        <w:r w:rsidR="003B353A">
          <w:t>5</w:t>
        </w:r>
      </w:ins>
      <w:ins w:id="111" w:author="Tayhegazy" w:date="2026-02-23T13:06:00Z" w16du:dateUtc="2026-02-23T11:06:00Z">
        <w:r>
          <w:t xml:space="preserve">, </w:t>
        </w:r>
      </w:ins>
      <w:ins w:id="112" w:author="Tayhegazy" w:date="2026-02-23T13:07:00Z" w16du:dateUtc="2026-02-23T11:07:00Z">
        <w:r w:rsidR="003B353A">
          <w:t>1</w:t>
        </w:r>
      </w:ins>
      <w:ins w:id="113" w:author="Tayhegazy" w:date="2026-02-23T13:06:00Z" w16du:dateUtc="2026-02-23T11:06:00Z">
        <w:r>
          <w:t xml:space="preserve">, </w:t>
        </w:r>
      </w:ins>
      <w:ins w:id="114" w:author="Tayhegazy" w:date="2026-02-23T13:07:00Z" w16du:dateUtc="2026-02-23T11:07:00Z">
        <w:r w:rsidR="003B353A">
          <w:t>1</w:t>
        </w:r>
      </w:ins>
      <w:ins w:id="115" w:author="Tayhegazy" w:date="2026-02-23T13:06:00Z" w16du:dateUtc="2026-02-23T11:06:00Z">
        <w:r>
          <w:t>.</w:t>
        </w:r>
      </w:ins>
      <w:ins w:id="116" w:author="Tayhegazy" w:date="2026-02-23T13:07:00Z" w16du:dateUtc="2026-02-23T11:07:00Z">
        <w:r w:rsidR="003B353A">
          <w:t>2</w:t>
        </w:r>
      </w:ins>
      <w:ins w:id="117" w:author="Tayhegazy" w:date="2026-02-23T13:06:00Z" w16du:dateUtc="2026-02-23T11:06:00Z">
        <w:r>
          <w:t>)</w:t>
        </w:r>
        <w:r w:rsidRPr="000E7BDC">
          <w:t>(Min, Mode, Max).</w:t>
        </w:r>
      </w:ins>
    </w:p>
    <w:p w14:paraId="3BD38E81" w14:textId="77777777" w:rsidR="00E2057E" w:rsidRPr="00804F33" w:rsidRDefault="00E2057E" w:rsidP="00804F33">
      <w:pPr>
        <w:pStyle w:val="NormalWeb"/>
        <w:ind w:left="720"/>
      </w:pPr>
    </w:p>
    <w:p w14:paraId="4664ECEC" w14:textId="7FFFF6F6" w:rsidR="00804F33" w:rsidRPr="00804F33" w:rsidDel="0069297C" w:rsidRDefault="00804F33" w:rsidP="00804F33">
      <w:pPr>
        <w:pStyle w:val="Heading3"/>
        <w:spacing w:before="0" w:line="240" w:lineRule="auto"/>
        <w:rPr>
          <w:del w:id="118" w:author="Tayhegazy" w:date="2026-02-23T13:22:00Z" w16du:dateUtc="2026-02-23T11:22:00Z"/>
          <w:i w:val="0"/>
          <w:iCs w:val="0"/>
        </w:rPr>
      </w:pPr>
    </w:p>
    <w:p w14:paraId="7EFAD436" w14:textId="77777777" w:rsidR="0069297C" w:rsidRPr="0069297C" w:rsidRDefault="0069297C" w:rsidP="0069297C">
      <w:pPr>
        <w:spacing w:before="100" w:beforeAutospacing="1" w:after="100" w:afterAutospacing="1"/>
        <w:rPr>
          <w:ins w:id="119" w:author="Tayhegazy" w:date="2026-02-23T13:22:00Z" w16du:dateUtc="2026-02-23T11:22:00Z"/>
          <w:rFonts w:eastAsiaTheme="minorEastAsia"/>
          <w:lang w:val="en-EG"/>
          <w:rPrChange w:id="120" w:author="Tayhegazy" w:date="2026-02-23T13:22:00Z" w16du:dateUtc="2026-02-23T11:22:00Z">
            <w:rPr>
              <w:ins w:id="121" w:author="Tayhegazy" w:date="2026-02-23T13:22:00Z" w16du:dateUtc="2026-02-23T11:22:00Z"/>
            </w:rPr>
          </w:rPrChange>
        </w:rPr>
        <w:pPrChange w:id="122" w:author="Tayhegazy" w:date="2026-02-23T13:22:00Z" w16du:dateUtc="2026-02-23T11:22:00Z">
          <w:pPr>
            <w:pStyle w:val="p3"/>
          </w:pPr>
        </w:pPrChange>
      </w:pPr>
      <w:ins w:id="123" w:author="Tayhegazy" w:date="2026-02-23T13:22:00Z" w16du:dateUtc="2026-02-23T11:22:00Z">
        <w:r w:rsidRPr="0069297C">
          <w:rPr>
            <w:rFonts w:eastAsiaTheme="minorEastAsia"/>
            <w:lang w:val="en-EG"/>
            <w:rPrChange w:id="124" w:author="Tayhegazy" w:date="2026-02-23T13:22:00Z" w16du:dateUtc="2026-02-23T11:22:00Z">
              <w:rPr>
                <w:rStyle w:val="s3"/>
              </w:rPr>
            </w:rPrChange>
          </w:rPr>
          <w:t>Simulation Process Flow:</w:t>
        </w:r>
      </w:ins>
    </w:p>
    <w:p w14:paraId="77AC123A" w14:textId="77777777" w:rsidR="0069297C" w:rsidRPr="0069297C" w:rsidRDefault="0069297C" w:rsidP="0069297C">
      <w:pPr>
        <w:spacing w:before="100" w:beforeAutospacing="1" w:after="100" w:afterAutospacing="1"/>
        <w:rPr>
          <w:ins w:id="125" w:author="Tayhegazy" w:date="2026-02-23T13:22:00Z" w16du:dateUtc="2026-02-23T11:22:00Z"/>
          <w:rFonts w:eastAsiaTheme="minorEastAsia"/>
          <w:lang w:val="en-EG"/>
          <w:rPrChange w:id="126" w:author="Tayhegazy" w:date="2026-02-23T13:22:00Z" w16du:dateUtc="2026-02-23T11:22:00Z">
            <w:rPr>
              <w:ins w:id="127" w:author="Tayhegazy" w:date="2026-02-23T13:22:00Z" w16du:dateUtc="2026-02-23T11:22:00Z"/>
            </w:rPr>
          </w:rPrChange>
        </w:rPr>
        <w:pPrChange w:id="128" w:author="Tayhegazy" w:date="2026-02-23T13:22:00Z" w16du:dateUtc="2026-02-23T11:22:00Z">
          <w:pPr>
            <w:pStyle w:val="p3"/>
          </w:pPr>
        </w:pPrChange>
      </w:pPr>
      <w:ins w:id="129" w:author="Tayhegazy" w:date="2026-02-23T13:22:00Z" w16du:dateUtc="2026-02-23T11:22:00Z">
        <w:r w:rsidRPr="0069297C">
          <w:rPr>
            <w:rFonts w:eastAsiaTheme="minorEastAsia"/>
            <w:lang w:val="en-EG"/>
            <w:rPrChange w:id="130" w:author="Tayhegazy" w:date="2026-02-23T13:22:00Z" w16du:dateUtc="2026-02-23T11:22:00Z">
              <w:rPr>
                <w:rStyle w:val="s1"/>
              </w:rPr>
            </w:rPrChange>
          </w:rPr>
          <w:t>The simulation model follows a discrete-event process flow representing the soil hauling cycle. Initially, the Source block generates agents representing soil batches. The number of generated agents is determined by dividing the total excavation volume by the truck capacity parameter, ensuring that each agent corresponds to a full truckload. Generated agents enter a Queue block, where they wait until the required resources (trucks and loader) become available.</w:t>
        </w:r>
      </w:ins>
    </w:p>
    <w:p w14:paraId="1F442998" w14:textId="77777777" w:rsidR="0069297C" w:rsidRPr="0069297C" w:rsidRDefault="0069297C" w:rsidP="0069297C">
      <w:pPr>
        <w:spacing w:before="100" w:beforeAutospacing="1" w:after="100" w:afterAutospacing="1"/>
        <w:rPr>
          <w:ins w:id="131" w:author="Tayhegazy" w:date="2026-02-23T13:22:00Z" w16du:dateUtc="2026-02-23T11:22:00Z"/>
          <w:rFonts w:eastAsiaTheme="minorEastAsia"/>
          <w:lang w:val="en-EG"/>
          <w:rPrChange w:id="132" w:author="Tayhegazy" w:date="2026-02-23T13:22:00Z" w16du:dateUtc="2026-02-23T11:22:00Z">
            <w:rPr>
              <w:ins w:id="133" w:author="Tayhegazy" w:date="2026-02-23T13:22:00Z" w16du:dateUtc="2026-02-23T11:22:00Z"/>
            </w:rPr>
          </w:rPrChange>
        </w:rPr>
        <w:pPrChange w:id="134" w:author="Tayhegazy" w:date="2026-02-23T13:22:00Z" w16du:dateUtc="2026-02-23T11:22:00Z">
          <w:pPr>
            <w:pStyle w:val="p4"/>
          </w:pPr>
        </w:pPrChange>
      </w:pPr>
    </w:p>
    <w:p w14:paraId="14FC5CB3" w14:textId="77777777" w:rsidR="0069297C" w:rsidRPr="0069297C" w:rsidRDefault="0069297C" w:rsidP="0069297C">
      <w:pPr>
        <w:spacing w:before="100" w:beforeAutospacing="1" w:after="100" w:afterAutospacing="1"/>
        <w:rPr>
          <w:ins w:id="135" w:author="Tayhegazy" w:date="2026-02-23T13:22:00Z" w16du:dateUtc="2026-02-23T11:22:00Z"/>
          <w:rFonts w:eastAsiaTheme="minorEastAsia"/>
          <w:lang w:val="en-EG"/>
          <w:rPrChange w:id="136" w:author="Tayhegazy" w:date="2026-02-23T13:22:00Z" w16du:dateUtc="2026-02-23T11:22:00Z">
            <w:rPr>
              <w:ins w:id="137" w:author="Tayhegazy" w:date="2026-02-23T13:22:00Z" w16du:dateUtc="2026-02-23T11:22:00Z"/>
            </w:rPr>
          </w:rPrChange>
        </w:rPr>
        <w:pPrChange w:id="138" w:author="Tayhegazy" w:date="2026-02-23T13:22:00Z" w16du:dateUtc="2026-02-23T11:22:00Z">
          <w:pPr>
            <w:pStyle w:val="p3"/>
          </w:pPr>
        </w:pPrChange>
      </w:pPr>
      <w:ins w:id="139" w:author="Tayhegazy" w:date="2026-02-23T13:22:00Z" w16du:dateUtc="2026-02-23T11:22:00Z">
        <w:r w:rsidRPr="0069297C">
          <w:rPr>
            <w:rFonts w:eastAsiaTheme="minorEastAsia"/>
            <w:lang w:val="en-EG"/>
            <w:rPrChange w:id="140" w:author="Tayhegazy" w:date="2026-02-23T13:22:00Z" w16du:dateUtc="2026-02-23T11:22:00Z">
              <w:rPr>
                <w:rStyle w:val="s1"/>
              </w:rPr>
            </w:rPrChange>
          </w:rPr>
          <w:t>Once resources are available, a Seize block allocates both a truck and a loader. The loading operation is then executed, with loading time calculated based on the number of bucket swings required, defined by the ratio of truck capacity to loader bucket size. After completing the loading process, the loader resource is released while the truck proceeds to the hauling phase.</w:t>
        </w:r>
      </w:ins>
    </w:p>
    <w:p w14:paraId="307D0683" w14:textId="77777777" w:rsidR="0069297C" w:rsidRPr="0069297C" w:rsidRDefault="0069297C" w:rsidP="0069297C">
      <w:pPr>
        <w:spacing w:before="100" w:beforeAutospacing="1" w:after="100" w:afterAutospacing="1"/>
        <w:rPr>
          <w:ins w:id="141" w:author="Tayhegazy" w:date="2026-02-23T13:22:00Z" w16du:dateUtc="2026-02-23T11:22:00Z"/>
          <w:rFonts w:eastAsiaTheme="minorEastAsia"/>
          <w:lang w:val="en-EG"/>
          <w:rPrChange w:id="142" w:author="Tayhegazy" w:date="2026-02-23T13:22:00Z" w16du:dateUtc="2026-02-23T11:22:00Z">
            <w:rPr>
              <w:ins w:id="143" w:author="Tayhegazy" w:date="2026-02-23T13:22:00Z" w16du:dateUtc="2026-02-23T11:22:00Z"/>
            </w:rPr>
          </w:rPrChange>
        </w:rPr>
        <w:pPrChange w:id="144" w:author="Tayhegazy" w:date="2026-02-23T13:22:00Z" w16du:dateUtc="2026-02-23T11:22:00Z">
          <w:pPr>
            <w:pStyle w:val="p4"/>
          </w:pPr>
        </w:pPrChange>
      </w:pPr>
    </w:p>
    <w:p w14:paraId="476F8E01" w14:textId="77777777" w:rsidR="0069297C" w:rsidRPr="0069297C" w:rsidRDefault="0069297C" w:rsidP="0069297C">
      <w:pPr>
        <w:spacing w:before="100" w:beforeAutospacing="1" w:after="100" w:afterAutospacing="1"/>
        <w:rPr>
          <w:ins w:id="145" w:author="Tayhegazy" w:date="2026-02-23T13:22:00Z" w16du:dateUtc="2026-02-23T11:22:00Z"/>
          <w:rFonts w:eastAsiaTheme="minorEastAsia"/>
          <w:lang w:val="en-EG"/>
          <w:rPrChange w:id="146" w:author="Tayhegazy" w:date="2026-02-23T13:22:00Z" w16du:dateUtc="2026-02-23T11:22:00Z">
            <w:rPr>
              <w:ins w:id="147" w:author="Tayhegazy" w:date="2026-02-23T13:22:00Z" w16du:dateUtc="2026-02-23T11:22:00Z"/>
            </w:rPr>
          </w:rPrChange>
        </w:rPr>
        <w:pPrChange w:id="148" w:author="Tayhegazy" w:date="2026-02-23T13:22:00Z" w16du:dateUtc="2026-02-23T11:22:00Z">
          <w:pPr>
            <w:pStyle w:val="p3"/>
          </w:pPr>
        </w:pPrChange>
      </w:pPr>
      <w:ins w:id="149" w:author="Tayhegazy" w:date="2026-02-23T13:22:00Z" w16du:dateUtc="2026-02-23T11:22:00Z">
        <w:r w:rsidRPr="0069297C">
          <w:rPr>
            <w:rFonts w:eastAsiaTheme="minorEastAsia"/>
            <w:lang w:val="en-EG"/>
            <w:rPrChange w:id="150" w:author="Tayhegazy" w:date="2026-02-23T13:22:00Z" w16du:dateUtc="2026-02-23T11:22:00Z">
              <w:rPr>
                <w:rStyle w:val="s1"/>
              </w:rPr>
            </w:rPrChange>
          </w:rPr>
          <w:t>Truck movement is modeled using GIS-based routing, where travel time is determined from the network distance between the defined origin and destination coordinates. Upon reaching the dumping location, the soil agent is removed from the system, representing material disposal. The truck then returns to the excavation site, after which the truck resource is released to complete the operational cycle.</w:t>
        </w:r>
      </w:ins>
    </w:p>
    <w:p w14:paraId="1DA7A1F8" w14:textId="77777777" w:rsidR="0069297C" w:rsidRPr="0069297C" w:rsidRDefault="0069297C" w:rsidP="0069297C">
      <w:pPr>
        <w:spacing w:before="100" w:beforeAutospacing="1" w:after="100" w:afterAutospacing="1"/>
        <w:rPr>
          <w:ins w:id="151" w:author="Tayhegazy" w:date="2026-02-23T13:22:00Z" w16du:dateUtc="2026-02-23T11:22:00Z"/>
          <w:rFonts w:eastAsiaTheme="minorEastAsia"/>
          <w:lang w:val="en-EG"/>
          <w:rPrChange w:id="152" w:author="Tayhegazy" w:date="2026-02-23T13:22:00Z" w16du:dateUtc="2026-02-23T11:22:00Z">
            <w:rPr>
              <w:ins w:id="153" w:author="Tayhegazy" w:date="2026-02-23T13:22:00Z" w16du:dateUtc="2026-02-23T11:22:00Z"/>
            </w:rPr>
          </w:rPrChange>
        </w:rPr>
        <w:pPrChange w:id="154" w:author="Tayhegazy" w:date="2026-02-23T13:22:00Z" w16du:dateUtc="2026-02-23T11:22:00Z">
          <w:pPr>
            <w:pStyle w:val="p4"/>
          </w:pPr>
        </w:pPrChange>
      </w:pPr>
    </w:p>
    <w:p w14:paraId="42FD6642" w14:textId="77777777" w:rsidR="0069297C" w:rsidRDefault="0069297C" w:rsidP="0069297C">
      <w:pPr>
        <w:spacing w:before="100" w:beforeAutospacing="1" w:after="100" w:afterAutospacing="1"/>
        <w:rPr>
          <w:ins w:id="155" w:author="Tayhegazy" w:date="2026-02-23T13:27:00Z" w16du:dateUtc="2026-02-23T11:27:00Z"/>
          <w:rFonts w:eastAsiaTheme="minorEastAsia"/>
          <w:lang w:val="en-EG"/>
        </w:rPr>
      </w:pPr>
      <w:ins w:id="156" w:author="Tayhegazy" w:date="2026-02-23T13:22:00Z" w16du:dateUtc="2026-02-23T11:22:00Z">
        <w:r w:rsidRPr="0069297C">
          <w:rPr>
            <w:rFonts w:eastAsiaTheme="minorEastAsia"/>
            <w:lang w:val="en-EG"/>
            <w:rPrChange w:id="157" w:author="Tayhegazy" w:date="2026-02-23T13:22:00Z" w16du:dateUtc="2026-02-23T11:22:00Z">
              <w:rPr>
                <w:rStyle w:val="s1"/>
              </w:rPr>
            </w:rPrChange>
          </w:rPr>
          <w:t>Scenario-specific constraints are incorporated directly into the process flow. For example, toll delays are modeled using Delay blocks. Similarly, restricted segments such as narrow roads or bridges allowing only one truck at a time are simulated using a Resource Pool containing a single resource unit. Each truck must seize this resource before entering the restricted segment and release it upon exit, ensuring realistic traffic control behavior.</w:t>
        </w:r>
      </w:ins>
    </w:p>
    <w:p w14:paraId="196F5494" w14:textId="77777777" w:rsidR="006162A9" w:rsidRDefault="006162A9" w:rsidP="0069297C">
      <w:pPr>
        <w:spacing w:before="100" w:beforeAutospacing="1" w:after="100" w:afterAutospacing="1"/>
        <w:rPr>
          <w:ins w:id="158" w:author="Tayhegazy" w:date="2026-02-23T13:27:00Z" w16du:dateUtc="2026-02-23T11:27:00Z"/>
          <w:rFonts w:eastAsiaTheme="minorEastAsia"/>
          <w:lang w:val="en-EG"/>
        </w:rPr>
      </w:pPr>
    </w:p>
    <w:p w14:paraId="35BFDE52" w14:textId="77777777" w:rsidR="00937EFD" w:rsidRDefault="00937EFD" w:rsidP="0069297C">
      <w:pPr>
        <w:spacing w:before="100" w:beforeAutospacing="1" w:after="100" w:afterAutospacing="1"/>
        <w:rPr>
          <w:ins w:id="159" w:author="Tayhegazy" w:date="2026-02-23T13:27:00Z" w16du:dateUtc="2026-02-23T11:27:00Z"/>
          <w:rFonts w:eastAsiaTheme="minorEastAsia"/>
          <w:lang w:val="en-EG"/>
        </w:rPr>
      </w:pPr>
    </w:p>
    <w:p w14:paraId="66F3BBD0" w14:textId="03AE9A6B" w:rsidR="00937EFD" w:rsidRPr="0069297C" w:rsidRDefault="00562509" w:rsidP="0069297C">
      <w:pPr>
        <w:spacing w:before="100" w:beforeAutospacing="1" w:after="100" w:afterAutospacing="1"/>
        <w:rPr>
          <w:ins w:id="160" w:author="Tayhegazy" w:date="2026-02-23T13:22:00Z" w16du:dateUtc="2026-02-23T11:22:00Z"/>
          <w:rFonts w:eastAsiaTheme="minorEastAsia"/>
          <w:lang w:val="en-EG"/>
          <w:rPrChange w:id="161" w:author="Tayhegazy" w:date="2026-02-23T13:22:00Z" w16du:dateUtc="2026-02-23T11:22:00Z">
            <w:rPr>
              <w:ins w:id="162" w:author="Tayhegazy" w:date="2026-02-23T13:22:00Z" w16du:dateUtc="2026-02-23T11:22:00Z"/>
            </w:rPr>
          </w:rPrChange>
        </w:rPr>
        <w:pPrChange w:id="163" w:author="Tayhegazy" w:date="2026-02-23T13:22:00Z" w16du:dateUtc="2026-02-23T11:22:00Z">
          <w:pPr>
            <w:pStyle w:val="p3"/>
          </w:pPr>
        </w:pPrChange>
      </w:pPr>
      <w:ins w:id="164" w:author="Tayhegazy" w:date="2026-02-23T13:28:00Z" w16du:dateUtc="2026-02-23T11:28:00Z">
        <w:r>
          <w:rPr>
            <w:noProof/>
            <w14:ligatures w14:val="standardContextual"/>
          </w:rPr>
          <w:drawing>
            <wp:anchor distT="0" distB="0" distL="114300" distR="114300" simplePos="0" relativeHeight="251661312" behindDoc="0" locked="0" layoutInCell="1" allowOverlap="1" wp14:anchorId="5C66A2E2" wp14:editId="688391CA">
              <wp:simplePos x="0" y="0"/>
              <wp:positionH relativeFrom="column">
                <wp:posOffset>0</wp:posOffset>
              </wp:positionH>
              <wp:positionV relativeFrom="paragraph">
                <wp:posOffset>354330</wp:posOffset>
              </wp:positionV>
              <wp:extent cx="5943600" cy="3238500"/>
              <wp:effectExtent l="0" t="0" r="0" b="0"/>
              <wp:wrapTopAndBottom/>
              <wp:docPr id="66005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55968" name=""/>
                      <pic:cNvPicPr/>
                    </pic:nvPicPr>
                    <pic:blipFill>
                      <a:blip r:embed="rId16"/>
                      <a:stretch>
                        <a:fillRect/>
                      </a:stretch>
                    </pic:blipFill>
                    <pic:spPr>
                      <a:xfrm>
                        <a:off x="0" y="0"/>
                        <a:ext cx="5943600" cy="3238500"/>
                      </a:xfrm>
                      <a:prstGeom prst="rect">
                        <a:avLst/>
                      </a:prstGeom>
                    </pic:spPr>
                  </pic:pic>
                </a:graphicData>
              </a:graphic>
            </wp:anchor>
          </w:drawing>
        </w:r>
      </w:ins>
    </w:p>
    <w:p w14:paraId="0CD46888" w14:textId="77777777" w:rsidR="00297954" w:rsidRDefault="00297954" w:rsidP="00804F33">
      <w:pPr>
        <w:pStyle w:val="Heading3"/>
        <w:spacing w:before="0" w:line="240" w:lineRule="auto"/>
        <w:rPr>
          <w:ins w:id="165" w:author="Tayhegazy" w:date="2026-02-23T13:22:00Z" w16du:dateUtc="2026-02-23T11:22:00Z"/>
          <w:i w:val="0"/>
          <w:iCs w:val="0"/>
        </w:rPr>
      </w:pPr>
    </w:p>
    <w:p w14:paraId="59E10579" w14:textId="77777777" w:rsidR="00297954" w:rsidRDefault="00297954" w:rsidP="00804F33">
      <w:pPr>
        <w:pStyle w:val="Heading3"/>
        <w:spacing w:before="0" w:line="240" w:lineRule="auto"/>
        <w:rPr>
          <w:ins w:id="166" w:author="Tayhegazy" w:date="2026-02-23T13:22:00Z" w16du:dateUtc="2026-02-23T11:22:00Z"/>
          <w:i w:val="0"/>
          <w:iCs w:val="0"/>
        </w:rPr>
      </w:pPr>
    </w:p>
    <w:p w14:paraId="7C4E9CCE" w14:textId="77777777" w:rsidR="00297954" w:rsidRDefault="00297954" w:rsidP="00804F33">
      <w:pPr>
        <w:pStyle w:val="Heading3"/>
        <w:spacing w:before="0" w:line="240" w:lineRule="auto"/>
        <w:rPr>
          <w:ins w:id="167" w:author="Tayhegazy" w:date="2026-02-23T13:22:00Z" w16du:dateUtc="2026-02-23T11:22:00Z"/>
          <w:i w:val="0"/>
          <w:iCs w:val="0"/>
        </w:rPr>
      </w:pPr>
    </w:p>
    <w:p w14:paraId="0136D041" w14:textId="77777777" w:rsidR="00297954" w:rsidRDefault="00297954" w:rsidP="00804F33">
      <w:pPr>
        <w:pStyle w:val="Heading3"/>
        <w:spacing w:before="0" w:line="240" w:lineRule="auto"/>
        <w:rPr>
          <w:ins w:id="168" w:author="Tayhegazy" w:date="2026-02-23T13:22:00Z" w16du:dateUtc="2026-02-23T11:22:00Z"/>
          <w:i w:val="0"/>
          <w:iCs w:val="0"/>
        </w:rPr>
      </w:pPr>
    </w:p>
    <w:p w14:paraId="5FD94095" w14:textId="77777777" w:rsidR="00297954" w:rsidRDefault="00297954" w:rsidP="00804F33">
      <w:pPr>
        <w:pStyle w:val="Heading3"/>
        <w:spacing w:before="0" w:line="240" w:lineRule="auto"/>
        <w:rPr>
          <w:ins w:id="169" w:author="Tayhegazy" w:date="2026-02-23T13:22:00Z" w16du:dateUtc="2026-02-23T11:22:00Z"/>
          <w:i w:val="0"/>
          <w:iCs w:val="0"/>
        </w:rPr>
      </w:pPr>
    </w:p>
    <w:p w14:paraId="148CD00E" w14:textId="2EDFEECF" w:rsidR="00804F33" w:rsidRPr="00804F33" w:rsidRDefault="00804F33" w:rsidP="00804F33">
      <w:pPr>
        <w:pStyle w:val="Heading3"/>
        <w:spacing w:before="0" w:line="240" w:lineRule="auto"/>
        <w:rPr>
          <w:i w:val="0"/>
          <w:iCs w:val="0"/>
        </w:rPr>
      </w:pPr>
      <w:r w:rsidRPr="00804F33">
        <w:rPr>
          <w:i w:val="0"/>
          <w:iCs w:val="0"/>
        </w:rPr>
        <w:t>Optimization Settings</w:t>
      </w:r>
    </w:p>
    <w:p w14:paraId="7916658D" w14:textId="77777777" w:rsidR="00804F33" w:rsidRPr="00804F33" w:rsidRDefault="00804F33" w:rsidP="00804F33">
      <w:pPr>
        <w:pStyle w:val="NormalWeb"/>
      </w:pPr>
      <w:r w:rsidRPr="00804F33">
        <w:t xml:space="preserve">The model utilizes the </w:t>
      </w:r>
      <w:r w:rsidRPr="00804F33">
        <w:rPr>
          <w:b/>
          <w:bCs/>
        </w:rPr>
        <w:t>OptQuest</w:t>
      </w:r>
      <w:r w:rsidRPr="00804F33">
        <w:t xml:space="preserve"> optimization engine integrated within AnyLogic, which employs a </w:t>
      </w:r>
      <w:r w:rsidRPr="00804F33">
        <w:rPr>
          <w:b/>
          <w:bCs/>
        </w:rPr>
        <w:t>Genetic Algorithm</w:t>
      </w:r>
      <w:r w:rsidRPr="00804F33">
        <w:t xml:space="preserve"> metaheuristic to explore the decision space.</w:t>
      </w:r>
    </w:p>
    <w:p w14:paraId="6B42C277" w14:textId="77777777" w:rsidR="00804F33" w:rsidRPr="00804F33" w:rsidRDefault="00804F33" w:rsidP="00804F33">
      <w:pPr>
        <w:pStyle w:val="NormalWeb"/>
        <w:numPr>
          <w:ilvl w:val="0"/>
          <w:numId w:val="4"/>
        </w:numPr>
      </w:pPr>
      <w:r w:rsidRPr="00804F33">
        <w:rPr>
          <w:b/>
          <w:bCs/>
        </w:rPr>
        <w:t>Engine:</w:t>
      </w:r>
      <w:r w:rsidRPr="00804F33">
        <w:t xml:space="preserve"> OptQuest (Genetic Algorithm/Scatter Search).</w:t>
      </w:r>
    </w:p>
    <w:p w14:paraId="7B2B2CD0" w14:textId="77777777" w:rsidR="00804F33" w:rsidRPr="00804F33" w:rsidRDefault="00804F33" w:rsidP="00804F33">
      <w:pPr>
        <w:pStyle w:val="NormalWeb"/>
        <w:numPr>
          <w:ilvl w:val="0"/>
          <w:numId w:val="4"/>
        </w:numPr>
      </w:pPr>
      <w:r w:rsidRPr="00804F33">
        <w:rPr>
          <w:b/>
          <w:bCs/>
        </w:rPr>
        <w:t>Iterations:</w:t>
      </w:r>
      <w:r w:rsidRPr="00804F33">
        <w:t xml:space="preserve"> 500 (Maximum limit).</w:t>
      </w:r>
    </w:p>
    <w:p w14:paraId="426322D2" w14:textId="77777777" w:rsidR="00804F33" w:rsidRPr="00804F33" w:rsidRDefault="00804F33" w:rsidP="00804F33">
      <w:pPr>
        <w:pStyle w:val="NormalWeb"/>
        <w:numPr>
          <w:ilvl w:val="0"/>
          <w:numId w:val="4"/>
        </w:numPr>
      </w:pPr>
      <w:r w:rsidRPr="00804F33">
        <w:rPr>
          <w:b/>
          <w:bCs/>
        </w:rPr>
        <w:t>Stopping Criteria:</w:t>
      </w:r>
      <w:r w:rsidRPr="00804F33">
        <w:t xml:space="preserve"> The experiment terminates either upon reaching the 500-iteration limit or when the objective function value fails to improve significantly over successive generations (automatic convergence).</w:t>
      </w:r>
    </w:p>
    <w:p w14:paraId="19B174B5" w14:textId="77777777" w:rsidR="00804F33" w:rsidRPr="00804F33" w:rsidRDefault="00804F33" w:rsidP="00804F33">
      <w:pPr>
        <w:pStyle w:val="NormalWeb"/>
        <w:numPr>
          <w:ilvl w:val="0"/>
          <w:numId w:val="4"/>
        </w:numPr>
      </w:pPr>
      <w:r w:rsidRPr="00804F33">
        <w:rPr>
          <w:b/>
          <w:bCs/>
        </w:rPr>
        <w:t>Software Version:</w:t>
      </w:r>
      <w:r w:rsidRPr="00804F33">
        <w:t xml:space="preserve"> AnyLogic 8 Personal Learning Edition (Build 8.9.7.202512121159 x64).</w:t>
      </w:r>
    </w:p>
    <w:p w14:paraId="435C6671" w14:textId="756E0B39" w:rsidR="00CF4908" w:rsidRPr="00804F33" w:rsidRDefault="00804F33" w:rsidP="00804F33">
      <w:pPr>
        <w:pStyle w:val="NormalWeb"/>
        <w:numPr>
          <w:ilvl w:val="0"/>
          <w:numId w:val="4"/>
        </w:numPr>
      </w:pPr>
      <w:r w:rsidRPr="00804F33">
        <w:rPr>
          <w:b/>
          <w:bCs/>
        </w:rPr>
        <w:t>Replicability:</w:t>
      </w:r>
      <w:r w:rsidRPr="00804F33">
        <w:t xml:space="preserve"> The model uses a Random Seed for stochastic variation within iterations.</w:t>
      </w:r>
    </w:p>
    <w:sectPr w:rsidR="00CF4908" w:rsidRPr="00804F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66AE2"/>
    <w:multiLevelType w:val="multilevel"/>
    <w:tmpl w:val="81B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E118E9"/>
    <w:multiLevelType w:val="multilevel"/>
    <w:tmpl w:val="A4DE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C774E"/>
    <w:multiLevelType w:val="multilevel"/>
    <w:tmpl w:val="73EED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A502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A6E27"/>
    <w:multiLevelType w:val="multilevel"/>
    <w:tmpl w:val="602CF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721246">
    <w:abstractNumId w:val="4"/>
  </w:num>
  <w:num w:numId="2" w16cid:durableId="513305515">
    <w:abstractNumId w:val="2"/>
  </w:num>
  <w:num w:numId="3" w16cid:durableId="639309793">
    <w:abstractNumId w:val="1"/>
  </w:num>
  <w:num w:numId="4" w16cid:durableId="1664359721">
    <w:abstractNumId w:val="0"/>
  </w:num>
  <w:num w:numId="5" w16cid:durableId="207670657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yhegazy">
    <w15:presenceInfo w15:providerId="AD" w15:userId="S::Tayhegazy@aucegypt.edu::68ccb8c7-f508-4174-b33d-91db81b38c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33"/>
    <w:rsid w:val="000A03CA"/>
    <w:rsid w:val="000D36A2"/>
    <w:rsid w:val="000E7BDC"/>
    <w:rsid w:val="00146404"/>
    <w:rsid w:val="00150E1D"/>
    <w:rsid w:val="00297954"/>
    <w:rsid w:val="002A2881"/>
    <w:rsid w:val="0031165F"/>
    <w:rsid w:val="003B353A"/>
    <w:rsid w:val="004334A2"/>
    <w:rsid w:val="00491F46"/>
    <w:rsid w:val="004930E7"/>
    <w:rsid w:val="00493B2C"/>
    <w:rsid w:val="0051677D"/>
    <w:rsid w:val="00542394"/>
    <w:rsid w:val="00544125"/>
    <w:rsid w:val="00562509"/>
    <w:rsid w:val="005E2D6F"/>
    <w:rsid w:val="006162A9"/>
    <w:rsid w:val="00620C57"/>
    <w:rsid w:val="0069297C"/>
    <w:rsid w:val="006B4671"/>
    <w:rsid w:val="006C5F59"/>
    <w:rsid w:val="006F5C09"/>
    <w:rsid w:val="00751827"/>
    <w:rsid w:val="008035D1"/>
    <w:rsid w:val="00804F33"/>
    <w:rsid w:val="008E6DF6"/>
    <w:rsid w:val="00903183"/>
    <w:rsid w:val="00933992"/>
    <w:rsid w:val="00937EFD"/>
    <w:rsid w:val="00946D0D"/>
    <w:rsid w:val="00965FA0"/>
    <w:rsid w:val="009E6F17"/>
    <w:rsid w:val="00A21501"/>
    <w:rsid w:val="00AC13C1"/>
    <w:rsid w:val="00AC4664"/>
    <w:rsid w:val="00BA20AE"/>
    <w:rsid w:val="00BB614D"/>
    <w:rsid w:val="00CE4027"/>
    <w:rsid w:val="00CE6C58"/>
    <w:rsid w:val="00CF4908"/>
    <w:rsid w:val="00D00C34"/>
    <w:rsid w:val="00D839C5"/>
    <w:rsid w:val="00DA188F"/>
    <w:rsid w:val="00DE53EE"/>
    <w:rsid w:val="00E01696"/>
    <w:rsid w:val="00E2057E"/>
    <w:rsid w:val="00E46AD8"/>
    <w:rsid w:val="00E54720"/>
    <w:rsid w:val="00F6395F"/>
    <w:rsid w:val="00FB622D"/>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19DB"/>
  <w15:chartTrackingRefBased/>
  <w15:docId w15:val="{B347284E-7B66-A744-9BFD-7C2AB7BC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F33"/>
    <w:rPr>
      <w:rFonts w:ascii="Times New Roman" w:eastAsia="Times New Roman" w:hAnsi="Times New Roman" w:cs="Times New Roman"/>
      <w:kern w:val="0"/>
      <w:lang w:val="en-US"/>
      <w14:ligatures w14:val="none"/>
    </w:rPr>
  </w:style>
  <w:style w:type="paragraph" w:styleId="Heading2">
    <w:name w:val="heading 2"/>
    <w:basedOn w:val="Normal"/>
    <w:next w:val="Normal"/>
    <w:link w:val="Heading2Char"/>
    <w:uiPriority w:val="9"/>
    <w:unhideWhenUsed/>
    <w:qFormat/>
    <w:rsid w:val="00804F33"/>
    <w:pPr>
      <w:keepNext/>
      <w:keepLines/>
      <w:spacing w:before="40" w:line="360" w:lineRule="auto"/>
      <w:outlineLvl w:val="1"/>
    </w:pPr>
    <w:rPr>
      <w:rFonts w:asciiTheme="majorBidi" w:eastAsiaTheme="majorEastAsia" w:hAnsiTheme="majorBidi" w:cstheme="majorBidi"/>
      <w:b/>
      <w:szCs w:val="26"/>
    </w:rPr>
  </w:style>
  <w:style w:type="paragraph" w:styleId="Heading3">
    <w:name w:val="heading 3"/>
    <w:basedOn w:val="Normal"/>
    <w:next w:val="Normal"/>
    <w:link w:val="Heading3Char"/>
    <w:uiPriority w:val="9"/>
    <w:unhideWhenUsed/>
    <w:qFormat/>
    <w:rsid w:val="00804F33"/>
    <w:pPr>
      <w:keepNext/>
      <w:keepLines/>
      <w:spacing w:before="40" w:line="360" w:lineRule="auto"/>
      <w:outlineLvl w:val="2"/>
    </w:pPr>
    <w:rPr>
      <w:rFonts w:asciiTheme="majorBidi" w:eastAsiaTheme="majorEastAsia" w:hAnsiTheme="majorBidi" w:cstheme="majorBidi"/>
      <w:b/>
      <w:i/>
      <w:iCs/>
      <w:color w:val="000000" w:themeColor="text1"/>
      <w:lang w:val="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4F33"/>
    <w:rPr>
      <w:rFonts w:asciiTheme="majorBidi" w:eastAsiaTheme="majorEastAsia" w:hAnsiTheme="majorBidi" w:cstheme="majorBidi"/>
      <w:b/>
      <w:kern w:val="0"/>
      <w:szCs w:val="26"/>
      <w:lang w:val="en-US"/>
      <w14:ligatures w14:val="none"/>
    </w:rPr>
  </w:style>
  <w:style w:type="character" w:customStyle="1" w:styleId="Heading3Char">
    <w:name w:val="Heading 3 Char"/>
    <w:basedOn w:val="DefaultParagraphFont"/>
    <w:link w:val="Heading3"/>
    <w:uiPriority w:val="9"/>
    <w:rsid w:val="00804F33"/>
    <w:rPr>
      <w:rFonts w:asciiTheme="majorBidi" w:eastAsiaTheme="majorEastAsia" w:hAnsiTheme="majorBidi" w:cstheme="majorBidi"/>
      <w:b/>
      <w:i/>
      <w:iCs/>
      <w:color w:val="000000" w:themeColor="text1"/>
      <w:kern w:val="0"/>
      <w:lang w:val="en-CA"/>
      <w14:ligatures w14:val="none"/>
    </w:rPr>
  </w:style>
  <w:style w:type="paragraph" w:styleId="NormalWeb">
    <w:name w:val="Normal (Web)"/>
    <w:basedOn w:val="Normal"/>
    <w:uiPriority w:val="99"/>
    <w:unhideWhenUsed/>
    <w:rsid w:val="00804F33"/>
  </w:style>
  <w:style w:type="table" w:styleId="TableGrid">
    <w:name w:val="Table Grid"/>
    <w:basedOn w:val="TableNormal"/>
    <w:uiPriority w:val="39"/>
    <w:rsid w:val="000A03CA"/>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5E2D6F"/>
    <w:pPr>
      <w:spacing w:before="100" w:beforeAutospacing="1" w:after="100" w:afterAutospacing="1"/>
    </w:pPr>
    <w:rPr>
      <w:rFonts w:eastAsiaTheme="minorEastAsia"/>
      <w:lang w:val="en-EG"/>
    </w:rPr>
  </w:style>
  <w:style w:type="character" w:customStyle="1" w:styleId="s1">
    <w:name w:val="s1"/>
    <w:basedOn w:val="DefaultParagraphFont"/>
    <w:rsid w:val="005E2D6F"/>
  </w:style>
  <w:style w:type="character" w:customStyle="1" w:styleId="s2">
    <w:name w:val="s2"/>
    <w:basedOn w:val="DefaultParagraphFont"/>
    <w:rsid w:val="005E2D6F"/>
  </w:style>
  <w:style w:type="character" w:customStyle="1" w:styleId="apple-converted-space">
    <w:name w:val="apple-converted-space"/>
    <w:basedOn w:val="DefaultParagraphFont"/>
    <w:rsid w:val="00AC4664"/>
  </w:style>
  <w:style w:type="character" w:styleId="PlaceholderText">
    <w:name w:val="Placeholder Text"/>
    <w:basedOn w:val="DefaultParagraphFont"/>
    <w:uiPriority w:val="99"/>
    <w:semiHidden/>
    <w:rsid w:val="00BA20AE"/>
    <w:rPr>
      <w:color w:val="666666"/>
    </w:rPr>
  </w:style>
  <w:style w:type="paragraph" w:customStyle="1" w:styleId="p3">
    <w:name w:val="p3"/>
    <w:basedOn w:val="Normal"/>
    <w:rsid w:val="00933992"/>
    <w:pPr>
      <w:spacing w:before="100" w:beforeAutospacing="1" w:after="100" w:afterAutospacing="1"/>
    </w:pPr>
    <w:rPr>
      <w:rFonts w:eastAsiaTheme="minorEastAsia"/>
      <w:lang w:val="en-EG"/>
    </w:rPr>
  </w:style>
  <w:style w:type="character" w:customStyle="1" w:styleId="s3">
    <w:name w:val="s3"/>
    <w:basedOn w:val="DefaultParagraphFont"/>
    <w:rsid w:val="00933992"/>
  </w:style>
  <w:style w:type="paragraph" w:customStyle="1" w:styleId="p4">
    <w:name w:val="p4"/>
    <w:basedOn w:val="Normal"/>
    <w:rsid w:val="0069297C"/>
    <w:pPr>
      <w:spacing w:before="100" w:beforeAutospacing="1" w:after="100" w:afterAutospacing="1"/>
    </w:pPr>
    <w:rPr>
      <w:rFonts w:eastAsiaTheme="minorEastAsia"/>
      <w:lang w:val="en-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gif"/><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Abotaleb</dc:creator>
  <cp:keywords/>
  <dc:description/>
  <cp:lastModifiedBy>Tayhegazy</cp:lastModifiedBy>
  <cp:revision>2</cp:revision>
  <dcterms:created xsi:type="dcterms:W3CDTF">2026-02-23T11:38:00Z</dcterms:created>
  <dcterms:modified xsi:type="dcterms:W3CDTF">2026-02-23T11:38:00Z</dcterms:modified>
</cp:coreProperties>
</file>